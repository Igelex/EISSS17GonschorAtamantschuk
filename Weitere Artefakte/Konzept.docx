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6579" w:rsidRPr="00266578" w:rsidRDefault="00645572">
      <w:pPr>
        <w:spacing w:after="0" w:line="276" w:lineRule="auto"/>
        <w:rPr>
          <w:rFonts w:cstheme="minorHAnsi"/>
        </w:rPr>
      </w:pPr>
      <w:r w:rsidRPr="00266578">
        <w:rPr>
          <w:rFonts w:cstheme="minorHAnsi"/>
          <w:noProof/>
          <w:lang w:eastAsia="de-DE"/>
        </w:rPr>
        <mc:AlternateContent>
          <mc:Choice Requires="wps">
            <w:drawing>
              <wp:anchor distT="0" distB="0" distL="114300" distR="114300" simplePos="0" relativeHeight="4294966275" behindDoc="1" locked="0" layoutInCell="1" allowOverlap="1" wp14:anchorId="603EFD6E">
                <wp:simplePos x="0" y="0"/>
                <wp:positionH relativeFrom="margin">
                  <wp:align>left</wp:align>
                </wp:positionH>
                <wp:positionV relativeFrom="paragraph">
                  <wp:posOffset>21590</wp:posOffset>
                </wp:positionV>
                <wp:extent cx="5715" cy="5715"/>
                <wp:effectExtent l="0" t="0" r="19050" b="19050"/>
                <wp:wrapTight wrapText="bothSides">
                  <wp:wrapPolygon edited="0">
                    <wp:start x="-1" y="0"/>
                    <wp:lineTo x="-1" y="21600"/>
                    <wp:lineTo x="-1" y="21600"/>
                    <wp:lineTo x="-1" y="0"/>
                    <wp:lineTo x="-1" y="0"/>
                  </wp:wrapPolygon>
                </wp:wrapTight>
                <wp:docPr id="1" name="Gerader Verbinder 2"/>
                <wp:cNvGraphicFramePr/>
                <a:graphic xmlns:a="http://schemas.openxmlformats.org/drawingml/2006/main">
                  <a:graphicData uri="http://schemas.microsoft.com/office/word/2010/wordprocessingShape">
                    <wps:wsp>
                      <wps:cNvCnPr/>
                      <wps:spPr>
                        <a:xfrm flipH="1">
                          <a:off x="0" y="0"/>
                          <a:ext cx="5040" cy="5040"/>
                        </a:xfrm>
                        <a:prstGeom prst="line">
                          <a:avLst/>
                        </a:prstGeom>
                        <a:ln w="19080">
                          <a:solidFill>
                            <a:schemeClr val="bg1">
                              <a:lumMod val="85000"/>
                            </a:schemeClr>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2C4E9785" id="Gerader Verbinder 2" o:spid="_x0000_s1026" style="position:absolute;flip:x;z-index:-503317501;visibility:visible;mso-wrap-style:square;mso-wrap-distance-left:9pt;mso-wrap-distance-top:0;mso-wrap-distance-right:9pt;mso-wrap-distance-bottom:0;mso-position-horizontal:left;mso-position-horizontal-relative:margin;mso-position-vertical:absolute;mso-position-vertical-relative:text" from="0,1.7pt" to=".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" strokecolor="#d8d8d8 [2732]" strokeweight=".53mm">
                <v:stroke joinstyle="miter"/>
                <w10:wrap type="tight" anchorx="margin"/>
              </v:line>
            </w:pict>
          </mc:Fallback>
        </mc:AlternateContent>
      </w:r>
    </w:p>
    <w:p w:rsidR="00D26579" w:rsidRPr="00266578" w:rsidRDefault="00645572">
      <w:pPr>
        <w:spacing w:after="0" w:line="276" w:lineRule="auto"/>
        <w:rPr>
          <w:rFonts w:cstheme="minorHAnsi"/>
        </w:rPr>
      </w:pPr>
      <w:r w:rsidRPr="00266578">
        <w:rPr>
          <w:rFonts w:cstheme="minorHAnsi"/>
          <w:noProof/>
          <w:lang w:eastAsia="de-DE"/>
        </w:rPr>
        <w:drawing>
          <wp:anchor distT="0" distB="3810" distL="114300" distR="0" simplePos="0" relativeHeight="4294966274" behindDoc="0" locked="0" layoutInCell="1" allowOverlap="1">
            <wp:simplePos x="0" y="0"/>
            <wp:positionH relativeFrom="margin">
              <wp:align>right</wp:align>
            </wp:positionH>
            <wp:positionV relativeFrom="paragraph">
              <wp:posOffset>635</wp:posOffset>
            </wp:positionV>
            <wp:extent cx="1014095" cy="548640"/>
            <wp:effectExtent l="0" t="0" r="0" b="0"/>
            <wp:wrapTight wrapText="bothSides">
              <wp:wrapPolygon edited="0">
                <wp:start x="-696" y="0"/>
                <wp:lineTo x="-696" y="20274"/>
                <wp:lineTo x="13488" y="20274"/>
                <wp:lineTo x="21041" y="13042"/>
                <wp:lineTo x="21041" y="1389"/>
                <wp:lineTo x="12676" y="0"/>
                <wp:lineTo x="-696" y="0"/>
              </wp:wrapPolygon>
            </wp:wrapTight>
            <wp:docPr id="2" name="Grafik 1" descr="logo_THKO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descr="logo_THKOLN"/>
                    <pic:cNvPicPr>
                      <a:picLocks noChangeAspect="1" noChangeArrowheads="1"/>
                    </pic:cNvPicPr>
                  </pic:nvPicPr>
                  <pic:blipFill>
                    <a:blip r:embed="rId8"/>
                    <a:stretch>
                      <a:fillRect/>
                    </a:stretch>
                  </pic:blipFill>
                  <pic:spPr bwMode="auto">
                    <a:xfrm>
                      <a:off x="0" y="0"/>
                      <a:ext cx="1014095" cy="548640"/>
                    </a:xfrm>
                    <a:prstGeom prst="rect">
                      <a:avLst/>
                    </a:prstGeom>
                  </pic:spPr>
                </pic:pic>
              </a:graphicData>
            </a:graphic>
          </wp:anchor>
        </w:drawing>
      </w:r>
      <w:r w:rsidRPr="00266578">
        <w:rPr>
          <w:rFonts w:cstheme="minorHAnsi"/>
        </w:rPr>
        <w:t>TH Köln</w:t>
      </w:r>
    </w:p>
    <w:p w:rsidR="00D26579" w:rsidRPr="00266578" w:rsidRDefault="00645572">
      <w:pPr>
        <w:spacing w:after="0" w:line="276" w:lineRule="auto"/>
        <w:rPr>
          <w:rFonts w:cstheme="minorHAnsi"/>
        </w:rPr>
      </w:pPr>
      <w:r w:rsidRPr="00266578">
        <w:rPr>
          <w:rFonts w:cstheme="minorHAnsi"/>
        </w:rPr>
        <w:t>Studiengang Medieninformatik</w:t>
      </w:r>
    </w:p>
    <w:p w:rsidR="00D26579" w:rsidRPr="00266578" w:rsidRDefault="00645572">
      <w:pPr>
        <w:spacing w:after="0" w:line="276" w:lineRule="auto"/>
        <w:rPr>
          <w:rFonts w:cstheme="minorHAnsi"/>
        </w:rPr>
      </w:pPr>
      <w:r w:rsidRPr="00266578">
        <w:rPr>
          <w:rFonts w:cstheme="minorHAnsi"/>
        </w:rPr>
        <w:t>EIS Projekt</w:t>
      </w:r>
    </w:p>
    <w:p w:rsidR="00D26579" w:rsidRPr="00266578" w:rsidRDefault="00645572">
      <w:pPr>
        <w:spacing w:after="0" w:line="276" w:lineRule="auto"/>
        <w:rPr>
          <w:rFonts w:cstheme="minorHAnsi"/>
        </w:rPr>
      </w:pPr>
      <w:r w:rsidRPr="00266578">
        <w:rPr>
          <w:rFonts w:cstheme="minorHAnsi"/>
        </w:rPr>
        <w:t>Sommersemester 2017</w:t>
      </w:r>
    </w:p>
    <w:p w:rsidR="00D26579" w:rsidRPr="00266578" w:rsidRDefault="00D26579">
      <w:pPr>
        <w:jc w:val="center"/>
        <w:rPr>
          <w:rFonts w:cstheme="minorHAnsi"/>
        </w:rPr>
      </w:pPr>
    </w:p>
    <w:p w:rsidR="00D26579" w:rsidRPr="00266578" w:rsidRDefault="00D26579">
      <w:pPr>
        <w:jc w:val="center"/>
        <w:rPr>
          <w:rFonts w:cstheme="minorHAnsi"/>
          <w:b/>
          <w:sz w:val="48"/>
          <w:szCs w:val="48"/>
        </w:rPr>
      </w:pPr>
    </w:p>
    <w:p w:rsidR="00D26579" w:rsidRPr="00266578" w:rsidRDefault="00D26579">
      <w:pPr>
        <w:jc w:val="center"/>
        <w:rPr>
          <w:rFonts w:cstheme="minorHAnsi"/>
          <w:b/>
          <w:sz w:val="48"/>
          <w:szCs w:val="48"/>
        </w:rPr>
      </w:pPr>
    </w:p>
    <w:p w:rsidR="00D26579" w:rsidRPr="00266578" w:rsidRDefault="00D26579">
      <w:pPr>
        <w:jc w:val="center"/>
        <w:rPr>
          <w:rFonts w:cstheme="minorHAnsi"/>
          <w:b/>
          <w:sz w:val="48"/>
          <w:szCs w:val="48"/>
        </w:rPr>
      </w:pPr>
    </w:p>
    <w:p w:rsidR="00D26579" w:rsidRPr="00266578" w:rsidRDefault="00D26579">
      <w:pPr>
        <w:jc w:val="center"/>
        <w:rPr>
          <w:rFonts w:cstheme="minorHAnsi"/>
          <w:b/>
          <w:sz w:val="48"/>
          <w:szCs w:val="48"/>
        </w:rPr>
      </w:pPr>
    </w:p>
    <w:p w:rsidR="00D26579" w:rsidRPr="00266578" w:rsidRDefault="00D26579">
      <w:pPr>
        <w:jc w:val="center"/>
        <w:rPr>
          <w:rFonts w:cstheme="minorHAnsi"/>
          <w:b/>
          <w:sz w:val="48"/>
          <w:szCs w:val="48"/>
        </w:rPr>
      </w:pPr>
    </w:p>
    <w:p w:rsidR="00D26579" w:rsidRPr="00266578" w:rsidRDefault="00D26579">
      <w:pPr>
        <w:jc w:val="center"/>
        <w:rPr>
          <w:rFonts w:cstheme="minorHAnsi"/>
          <w:b/>
          <w:sz w:val="48"/>
          <w:szCs w:val="48"/>
        </w:rPr>
      </w:pPr>
    </w:p>
    <w:p w:rsidR="00D26579" w:rsidRPr="00266578" w:rsidRDefault="00645572">
      <w:pPr>
        <w:jc w:val="center"/>
        <w:rPr>
          <w:rFonts w:cstheme="minorHAnsi"/>
          <w:b/>
          <w:sz w:val="52"/>
          <w:szCs w:val="48"/>
        </w:rPr>
      </w:pPr>
      <w:r w:rsidRPr="00266578">
        <w:rPr>
          <w:rFonts w:cstheme="minorHAnsi"/>
          <w:b/>
          <w:sz w:val="52"/>
          <w:szCs w:val="48"/>
        </w:rPr>
        <w:t xml:space="preserve">Konzept des Projekts </w:t>
      </w:r>
    </w:p>
    <w:p w:rsidR="00D26579" w:rsidRPr="00266578" w:rsidRDefault="00645572">
      <w:pPr>
        <w:jc w:val="center"/>
        <w:rPr>
          <w:rFonts w:cstheme="minorHAnsi"/>
        </w:rPr>
      </w:pPr>
      <w:proofErr w:type="spellStart"/>
      <w:r w:rsidRPr="00266578">
        <w:rPr>
          <w:rFonts w:cstheme="minorHAnsi"/>
          <w:b/>
          <w:sz w:val="52"/>
          <w:szCs w:val="48"/>
        </w:rPr>
        <w:t>Harvest</w:t>
      </w:r>
      <w:proofErr w:type="spellEnd"/>
      <w:r w:rsidRPr="00266578">
        <w:rPr>
          <w:rFonts w:cstheme="minorHAnsi"/>
          <w:b/>
          <w:sz w:val="52"/>
          <w:szCs w:val="48"/>
        </w:rPr>
        <w:t xml:space="preserve"> Hand</w:t>
      </w:r>
    </w:p>
    <w:p w:rsidR="00D26579" w:rsidRPr="00266578" w:rsidRDefault="00D26579">
      <w:pPr>
        <w:spacing w:after="0" w:line="276" w:lineRule="auto"/>
        <w:rPr>
          <w:rFonts w:cstheme="minorHAnsi"/>
        </w:rPr>
      </w:pPr>
    </w:p>
    <w:p w:rsidR="00D26579" w:rsidRPr="00266578" w:rsidRDefault="00D26579">
      <w:pPr>
        <w:spacing w:after="0" w:line="276" w:lineRule="auto"/>
        <w:rPr>
          <w:rFonts w:cstheme="minorHAnsi"/>
        </w:rPr>
      </w:pPr>
    </w:p>
    <w:p w:rsidR="00D26579" w:rsidRPr="00266578" w:rsidRDefault="00D26579">
      <w:pPr>
        <w:spacing w:after="0" w:line="276" w:lineRule="auto"/>
        <w:rPr>
          <w:rFonts w:cstheme="minorHAnsi"/>
        </w:rPr>
      </w:pPr>
    </w:p>
    <w:p w:rsidR="00D26579" w:rsidRPr="00266578" w:rsidRDefault="00D26579">
      <w:pPr>
        <w:spacing w:after="0" w:line="276" w:lineRule="auto"/>
        <w:rPr>
          <w:rFonts w:cstheme="minorHAnsi"/>
        </w:rPr>
      </w:pPr>
    </w:p>
    <w:p w:rsidR="00D26579" w:rsidRPr="00266578" w:rsidRDefault="00D26579">
      <w:pPr>
        <w:spacing w:after="0" w:line="276" w:lineRule="auto"/>
        <w:rPr>
          <w:rFonts w:cstheme="minorHAnsi"/>
        </w:rPr>
      </w:pPr>
    </w:p>
    <w:p w:rsidR="00D26579" w:rsidRPr="00266578" w:rsidRDefault="00D26579">
      <w:pPr>
        <w:spacing w:after="0" w:line="276" w:lineRule="auto"/>
        <w:rPr>
          <w:rFonts w:cstheme="minorHAnsi"/>
        </w:rPr>
      </w:pPr>
    </w:p>
    <w:p w:rsidR="00D26579" w:rsidRPr="00266578" w:rsidRDefault="00D26579">
      <w:pPr>
        <w:spacing w:after="0" w:line="276" w:lineRule="auto"/>
        <w:rPr>
          <w:rFonts w:cstheme="minorHAnsi"/>
        </w:rPr>
      </w:pPr>
    </w:p>
    <w:p w:rsidR="00D26579" w:rsidRPr="00266578" w:rsidRDefault="00D26579">
      <w:pPr>
        <w:spacing w:after="0" w:line="276" w:lineRule="auto"/>
        <w:rPr>
          <w:rFonts w:cstheme="minorHAnsi"/>
        </w:rPr>
      </w:pPr>
    </w:p>
    <w:p w:rsidR="00D26579" w:rsidRPr="00266578" w:rsidRDefault="00D26579">
      <w:pPr>
        <w:spacing w:after="0" w:line="276" w:lineRule="auto"/>
        <w:rPr>
          <w:rFonts w:cstheme="minorHAnsi"/>
        </w:rPr>
      </w:pPr>
    </w:p>
    <w:p w:rsidR="00D26579" w:rsidRPr="00266578" w:rsidRDefault="00D26579">
      <w:pPr>
        <w:spacing w:after="0" w:line="276" w:lineRule="auto"/>
        <w:rPr>
          <w:rFonts w:cstheme="minorHAnsi"/>
        </w:rPr>
      </w:pPr>
    </w:p>
    <w:p w:rsidR="00D26579" w:rsidRPr="00266578" w:rsidRDefault="00D26579">
      <w:pPr>
        <w:spacing w:after="0" w:line="276" w:lineRule="auto"/>
        <w:rPr>
          <w:rFonts w:cstheme="minorHAnsi"/>
        </w:rPr>
      </w:pPr>
    </w:p>
    <w:p w:rsidR="00D26579" w:rsidRPr="00266578" w:rsidRDefault="00D26579">
      <w:pPr>
        <w:spacing w:after="0" w:line="276" w:lineRule="auto"/>
        <w:rPr>
          <w:rFonts w:cstheme="minorHAnsi"/>
        </w:rPr>
      </w:pPr>
    </w:p>
    <w:p w:rsidR="00D26579" w:rsidRPr="00266578" w:rsidRDefault="00645572">
      <w:pPr>
        <w:spacing w:after="0" w:line="276" w:lineRule="auto"/>
        <w:rPr>
          <w:rFonts w:cstheme="minorHAnsi"/>
        </w:rPr>
      </w:pPr>
      <w:r w:rsidRPr="00266578">
        <w:rPr>
          <w:rFonts w:cstheme="minorHAnsi"/>
        </w:rPr>
        <w:t>Studierende:</w:t>
      </w:r>
    </w:p>
    <w:p w:rsidR="00D26579" w:rsidRPr="00266578" w:rsidRDefault="00645572">
      <w:pPr>
        <w:spacing w:after="0" w:line="240" w:lineRule="auto"/>
        <w:rPr>
          <w:rFonts w:cstheme="minorHAnsi"/>
        </w:rPr>
      </w:pPr>
      <w:r w:rsidRPr="00266578">
        <w:rPr>
          <w:rFonts w:cstheme="minorHAnsi"/>
        </w:rPr>
        <w:t xml:space="preserve">Franziska </w:t>
      </w:r>
      <w:proofErr w:type="spellStart"/>
      <w:r w:rsidRPr="00266578">
        <w:rPr>
          <w:rFonts w:cstheme="minorHAnsi"/>
        </w:rPr>
        <w:t>Gonschor</w:t>
      </w:r>
      <w:proofErr w:type="spellEnd"/>
    </w:p>
    <w:p w:rsidR="00D26579" w:rsidRPr="00266578" w:rsidRDefault="00645572">
      <w:pPr>
        <w:spacing w:after="0" w:line="240" w:lineRule="auto"/>
        <w:rPr>
          <w:rFonts w:cstheme="minorHAnsi"/>
        </w:rPr>
      </w:pPr>
      <w:r w:rsidRPr="00266578">
        <w:rPr>
          <w:rFonts w:cstheme="minorHAnsi"/>
        </w:rPr>
        <w:t xml:space="preserve">Sergej </w:t>
      </w:r>
      <w:proofErr w:type="spellStart"/>
      <w:r w:rsidRPr="00266578">
        <w:rPr>
          <w:rFonts w:cstheme="minorHAnsi"/>
        </w:rPr>
        <w:t>Atamantschuk</w:t>
      </w:r>
      <w:proofErr w:type="spellEnd"/>
      <w:r w:rsidRPr="00266578">
        <w:rPr>
          <w:rFonts w:cstheme="minorHAnsi"/>
        </w:rPr>
        <w:t xml:space="preserve"> </w:t>
      </w:r>
    </w:p>
    <w:p w:rsidR="00D26579" w:rsidRPr="00266578" w:rsidRDefault="00D26579">
      <w:pPr>
        <w:spacing w:after="0" w:line="276" w:lineRule="auto"/>
        <w:rPr>
          <w:rFonts w:cstheme="minorHAnsi"/>
        </w:rPr>
      </w:pPr>
    </w:p>
    <w:p w:rsidR="00D26579" w:rsidRPr="00266578" w:rsidRDefault="00645572">
      <w:pPr>
        <w:spacing w:after="0" w:line="276" w:lineRule="auto"/>
        <w:jc w:val="both"/>
        <w:rPr>
          <w:rFonts w:cstheme="minorHAnsi"/>
        </w:rPr>
      </w:pPr>
      <w:r w:rsidRPr="00266578">
        <w:rPr>
          <w:rFonts w:cstheme="minorHAnsi"/>
        </w:rPr>
        <w:t>Betreuer:</w:t>
      </w:r>
    </w:p>
    <w:p w:rsidR="00D26579" w:rsidRPr="00266578" w:rsidRDefault="00645572">
      <w:pPr>
        <w:spacing w:after="0" w:line="240" w:lineRule="auto"/>
        <w:jc w:val="both"/>
        <w:rPr>
          <w:rFonts w:cstheme="minorHAnsi"/>
        </w:rPr>
      </w:pPr>
      <w:r w:rsidRPr="00266578">
        <w:rPr>
          <w:rFonts w:cstheme="minorHAnsi"/>
        </w:rPr>
        <w:t>Robert Gabriel</w:t>
      </w:r>
    </w:p>
    <w:p w:rsidR="00D26579" w:rsidRPr="00266578" w:rsidRDefault="00645572">
      <w:pPr>
        <w:spacing w:after="0" w:line="240" w:lineRule="auto"/>
        <w:jc w:val="both"/>
        <w:rPr>
          <w:rFonts w:cstheme="minorHAnsi"/>
        </w:rPr>
      </w:pPr>
      <w:r w:rsidRPr="00266578">
        <w:rPr>
          <w:rFonts w:cstheme="minorHAnsi"/>
        </w:rPr>
        <w:t>Prof. Dr. Gerhard Hartmann</w:t>
      </w:r>
    </w:p>
    <w:p w:rsidR="00E35250" w:rsidRDefault="00E35250" w:rsidP="00517C5E">
      <w:pPr>
        <w:spacing w:after="0" w:line="240" w:lineRule="auto"/>
        <w:jc w:val="both"/>
        <w:rPr>
          <w:rFonts w:cstheme="minorHAnsi"/>
        </w:rPr>
        <w:sectPr w:rsidR="00E35250" w:rsidSect="00CE52FA">
          <w:headerReference w:type="default" r:id="rId9"/>
          <w:headerReference w:type="first" r:id="rId10"/>
          <w:pgSz w:w="11906" w:h="16838"/>
          <w:pgMar w:top="1134" w:right="851" w:bottom="1134" w:left="1701" w:header="709" w:footer="0" w:gutter="0"/>
          <w:pgNumType w:fmt="upperRoman" w:start="1"/>
          <w:cols w:space="720"/>
          <w:formProt w:val="0"/>
          <w:docGrid w:linePitch="360" w:charSpace="-2049"/>
        </w:sectPr>
      </w:pPr>
      <w:r>
        <w:rPr>
          <w:rFonts w:cstheme="minorHAnsi"/>
        </w:rPr>
        <w:t xml:space="preserve">Prof. Dr. Kristian </w:t>
      </w:r>
      <w:proofErr w:type="spellStart"/>
      <w:r>
        <w:rPr>
          <w:rFonts w:cstheme="minorHAnsi"/>
        </w:rPr>
        <w:t>Fisc</w:t>
      </w:r>
      <w:proofErr w:type="spellEnd"/>
    </w:p>
    <w:p w:rsidR="00D26579" w:rsidRPr="00266578" w:rsidRDefault="00D26579" w:rsidP="00517C5E">
      <w:pPr>
        <w:spacing w:after="0" w:line="240" w:lineRule="auto"/>
        <w:jc w:val="both"/>
        <w:rPr>
          <w:rFonts w:cstheme="minorHAnsi"/>
        </w:rPr>
      </w:pPr>
    </w:p>
    <w:bookmarkStart w:id="0" w:name="_Toc482625736" w:displacedByCustomXml="next"/>
    <w:sdt>
      <w:sdtPr>
        <w:rPr>
          <w:rFonts w:eastAsiaTheme="minorHAnsi" w:cstheme="minorHAnsi"/>
          <w:b w:val="0"/>
          <w:color w:val="00000A"/>
          <w:sz w:val="22"/>
          <w:szCs w:val="22"/>
          <w:lang w:eastAsia="en-US"/>
        </w:rPr>
        <w:id w:val="1846638583"/>
        <w:docPartObj>
          <w:docPartGallery w:val="Table of Contents"/>
          <w:docPartUnique/>
        </w:docPartObj>
      </w:sdtPr>
      <w:sdtContent>
        <w:p w:rsidR="00D26579" w:rsidRPr="00266578" w:rsidRDefault="00645572">
          <w:pPr>
            <w:pStyle w:val="Inhaltsverzeichnisberschrift"/>
            <w:rPr>
              <w:rFonts w:cstheme="minorHAnsi"/>
            </w:rPr>
          </w:pPr>
          <w:r w:rsidRPr="00266578">
            <w:rPr>
              <w:rFonts w:cstheme="minorHAnsi"/>
            </w:rPr>
            <w:t>Inhaltsverzeichnis</w:t>
          </w:r>
          <w:bookmarkEnd w:id="0"/>
        </w:p>
        <w:p w:rsidR="00A27C60" w:rsidRDefault="00645572">
          <w:pPr>
            <w:pStyle w:val="Verzeichnis1"/>
            <w:tabs>
              <w:tab w:val="right" w:leader="dot" w:pos="9344"/>
            </w:tabs>
            <w:rPr>
              <w:rFonts w:eastAsiaTheme="minorEastAsia"/>
              <w:noProof/>
              <w:color w:val="auto"/>
              <w:lang w:eastAsia="de-DE"/>
            </w:rPr>
          </w:pPr>
          <w:r w:rsidRPr="00266578">
            <w:rPr>
              <w:rFonts w:cstheme="minorHAnsi"/>
            </w:rPr>
            <w:fldChar w:fldCharType="begin"/>
          </w:r>
          <w:r w:rsidRPr="00266578">
            <w:rPr>
              <w:rFonts w:cstheme="minorHAnsi"/>
            </w:rPr>
            <w:instrText>TOC \z \o "1-3" \u \h</w:instrText>
          </w:r>
          <w:r w:rsidRPr="00266578">
            <w:rPr>
              <w:rFonts w:cstheme="minorHAnsi"/>
            </w:rPr>
            <w:fldChar w:fldCharType="separate"/>
          </w:r>
          <w:hyperlink w:anchor="_Toc482625736" w:history="1">
            <w:r w:rsidR="00A27C60" w:rsidRPr="006803C7">
              <w:rPr>
                <w:rStyle w:val="Hyperlink"/>
                <w:rFonts w:cstheme="minorHAnsi"/>
                <w:noProof/>
              </w:rPr>
              <w:t>Inhaltsverzeichnis</w:t>
            </w:r>
            <w:r w:rsidR="00A27C60">
              <w:rPr>
                <w:noProof/>
                <w:webHidden/>
              </w:rPr>
              <w:tab/>
            </w:r>
            <w:r w:rsidR="00A27C60">
              <w:rPr>
                <w:noProof/>
                <w:webHidden/>
              </w:rPr>
              <w:fldChar w:fldCharType="begin"/>
            </w:r>
            <w:r w:rsidR="00A27C60">
              <w:rPr>
                <w:noProof/>
                <w:webHidden/>
              </w:rPr>
              <w:instrText xml:space="preserve"> PAGEREF _Toc482625736 \h </w:instrText>
            </w:r>
            <w:r w:rsidR="00A27C60">
              <w:rPr>
                <w:noProof/>
                <w:webHidden/>
              </w:rPr>
            </w:r>
            <w:r w:rsidR="00A27C60">
              <w:rPr>
                <w:noProof/>
                <w:webHidden/>
              </w:rPr>
              <w:fldChar w:fldCharType="separate"/>
            </w:r>
            <w:r w:rsidR="00A27C60">
              <w:rPr>
                <w:noProof/>
                <w:webHidden/>
              </w:rPr>
              <w:t>II</w:t>
            </w:r>
            <w:r w:rsidR="00A27C60">
              <w:rPr>
                <w:noProof/>
                <w:webHidden/>
              </w:rPr>
              <w:fldChar w:fldCharType="end"/>
            </w:r>
          </w:hyperlink>
        </w:p>
        <w:p w:rsidR="00A27C60" w:rsidRDefault="00A27C60">
          <w:pPr>
            <w:pStyle w:val="Verzeichnis1"/>
            <w:tabs>
              <w:tab w:val="right" w:leader="dot" w:pos="9344"/>
            </w:tabs>
            <w:rPr>
              <w:rStyle w:val="Hyperlink"/>
              <w:noProof/>
            </w:rPr>
          </w:pPr>
          <w:hyperlink w:anchor="_Toc482625737" w:history="1">
            <w:r w:rsidRPr="006803C7">
              <w:rPr>
                <w:rStyle w:val="Hyperlink"/>
                <w:rFonts w:cstheme="minorHAnsi"/>
                <w:noProof/>
              </w:rPr>
              <w:t>Abbildungsverzeichniss</w:t>
            </w:r>
            <w:r>
              <w:rPr>
                <w:noProof/>
                <w:webHidden/>
              </w:rPr>
              <w:tab/>
            </w:r>
            <w:r>
              <w:rPr>
                <w:noProof/>
                <w:webHidden/>
              </w:rPr>
              <w:fldChar w:fldCharType="begin"/>
            </w:r>
            <w:r>
              <w:rPr>
                <w:noProof/>
                <w:webHidden/>
              </w:rPr>
              <w:instrText xml:space="preserve"> PAGEREF _Toc482625737 \h </w:instrText>
            </w:r>
            <w:r>
              <w:rPr>
                <w:noProof/>
                <w:webHidden/>
              </w:rPr>
            </w:r>
            <w:r>
              <w:rPr>
                <w:noProof/>
                <w:webHidden/>
              </w:rPr>
              <w:fldChar w:fldCharType="separate"/>
            </w:r>
            <w:r>
              <w:rPr>
                <w:noProof/>
                <w:webHidden/>
              </w:rPr>
              <w:t>IV</w:t>
            </w:r>
            <w:r>
              <w:rPr>
                <w:noProof/>
                <w:webHidden/>
              </w:rPr>
              <w:fldChar w:fldCharType="end"/>
            </w:r>
          </w:hyperlink>
        </w:p>
        <w:p w:rsidR="00A27C60" w:rsidRPr="00A27C60" w:rsidRDefault="00A27C60" w:rsidP="00A27C60">
          <w:r>
            <w:t>Tabellenverzeichniss………………………………………………………………………………………………………………………………</w:t>
          </w:r>
          <w:r w:rsidRPr="00A27C60">
            <w:rPr>
              <w:webHidden/>
            </w:rPr>
            <w:fldChar w:fldCharType="begin"/>
          </w:r>
          <w:r w:rsidRPr="00A27C60">
            <w:rPr>
              <w:webHidden/>
            </w:rPr>
            <w:instrText xml:space="preserve"> PAGEREF _Toc482625737 \h </w:instrText>
          </w:r>
          <w:r w:rsidRPr="00A27C60">
            <w:rPr>
              <w:webHidden/>
            </w:rPr>
          </w:r>
          <w:r w:rsidRPr="00A27C60">
            <w:rPr>
              <w:webHidden/>
            </w:rPr>
            <w:fldChar w:fldCharType="separate"/>
          </w:r>
          <w:r w:rsidRPr="00A27C60">
            <w:rPr>
              <w:webHidden/>
            </w:rPr>
            <w:t>IV</w:t>
          </w:r>
          <w:r w:rsidRPr="00A27C60">
            <w:rPr>
              <w:webHidden/>
            </w:rPr>
            <w:fldChar w:fldCharType="end"/>
          </w:r>
        </w:p>
        <w:p w:rsidR="00A27C60" w:rsidRDefault="00A27C60">
          <w:pPr>
            <w:pStyle w:val="Verzeichnis1"/>
            <w:tabs>
              <w:tab w:val="left" w:pos="440"/>
              <w:tab w:val="right" w:leader="dot" w:pos="9344"/>
            </w:tabs>
            <w:rPr>
              <w:rFonts w:eastAsiaTheme="minorEastAsia"/>
              <w:noProof/>
              <w:color w:val="auto"/>
              <w:lang w:eastAsia="de-DE"/>
            </w:rPr>
          </w:pPr>
          <w:hyperlink w:anchor="_Toc482625738" w:history="1">
            <w:r w:rsidRPr="006803C7">
              <w:rPr>
                <w:rStyle w:val="Hyperlink"/>
                <w:rFonts w:cstheme="minorHAnsi"/>
                <w:noProof/>
              </w:rPr>
              <w:t>1.</w:t>
            </w:r>
            <w:r>
              <w:rPr>
                <w:rFonts w:eastAsiaTheme="minorEastAsia"/>
                <w:noProof/>
                <w:color w:val="auto"/>
                <w:lang w:eastAsia="de-DE"/>
              </w:rPr>
              <w:tab/>
            </w:r>
            <w:r w:rsidRPr="006803C7">
              <w:rPr>
                <w:rStyle w:val="Hyperlink"/>
                <w:rFonts w:cstheme="minorHAnsi"/>
                <w:noProof/>
              </w:rPr>
              <w:t>Einleitung</w:t>
            </w:r>
            <w:r>
              <w:rPr>
                <w:noProof/>
                <w:webHidden/>
              </w:rPr>
              <w:tab/>
            </w:r>
            <w:r>
              <w:rPr>
                <w:noProof/>
                <w:webHidden/>
              </w:rPr>
              <w:fldChar w:fldCharType="begin"/>
            </w:r>
            <w:r>
              <w:rPr>
                <w:noProof/>
                <w:webHidden/>
              </w:rPr>
              <w:instrText xml:space="preserve"> PAGEREF _Toc482625738 \h </w:instrText>
            </w:r>
            <w:r>
              <w:rPr>
                <w:noProof/>
                <w:webHidden/>
              </w:rPr>
            </w:r>
            <w:r>
              <w:rPr>
                <w:noProof/>
                <w:webHidden/>
              </w:rPr>
              <w:fldChar w:fldCharType="separate"/>
            </w:r>
            <w:r>
              <w:rPr>
                <w:noProof/>
                <w:webHidden/>
              </w:rPr>
              <w:t>1</w:t>
            </w:r>
            <w:r>
              <w:rPr>
                <w:noProof/>
                <w:webHidden/>
              </w:rPr>
              <w:fldChar w:fldCharType="end"/>
            </w:r>
          </w:hyperlink>
        </w:p>
        <w:p w:rsidR="00A27C60" w:rsidRDefault="00A27C60">
          <w:pPr>
            <w:pStyle w:val="Verzeichnis2"/>
            <w:tabs>
              <w:tab w:val="left" w:pos="880"/>
              <w:tab w:val="right" w:leader="dot" w:pos="9344"/>
            </w:tabs>
            <w:rPr>
              <w:rFonts w:eastAsiaTheme="minorEastAsia"/>
              <w:noProof/>
              <w:color w:val="auto"/>
              <w:lang w:eastAsia="de-DE"/>
            </w:rPr>
          </w:pPr>
          <w:hyperlink w:anchor="_Toc482625739" w:history="1">
            <w:r w:rsidRPr="006803C7">
              <w:rPr>
                <w:rStyle w:val="Hyperlink"/>
                <w:rFonts w:cstheme="minorHAnsi"/>
                <w:noProof/>
              </w:rPr>
              <w:t>1.1.</w:t>
            </w:r>
            <w:r>
              <w:rPr>
                <w:rFonts w:eastAsiaTheme="minorEastAsia"/>
                <w:noProof/>
                <w:color w:val="auto"/>
                <w:lang w:eastAsia="de-DE"/>
              </w:rPr>
              <w:tab/>
            </w:r>
            <w:r w:rsidRPr="006803C7">
              <w:rPr>
                <w:rStyle w:val="Hyperlink"/>
                <w:rFonts w:cstheme="minorHAnsi"/>
                <w:noProof/>
              </w:rPr>
              <w:t>Nutzungsproblem</w:t>
            </w:r>
            <w:r>
              <w:rPr>
                <w:noProof/>
                <w:webHidden/>
              </w:rPr>
              <w:tab/>
            </w:r>
            <w:r>
              <w:rPr>
                <w:noProof/>
                <w:webHidden/>
              </w:rPr>
              <w:fldChar w:fldCharType="begin"/>
            </w:r>
            <w:r>
              <w:rPr>
                <w:noProof/>
                <w:webHidden/>
              </w:rPr>
              <w:instrText xml:space="preserve"> PAGEREF _Toc482625739 \h </w:instrText>
            </w:r>
            <w:r>
              <w:rPr>
                <w:noProof/>
                <w:webHidden/>
              </w:rPr>
            </w:r>
            <w:r>
              <w:rPr>
                <w:noProof/>
                <w:webHidden/>
              </w:rPr>
              <w:fldChar w:fldCharType="separate"/>
            </w:r>
            <w:r>
              <w:rPr>
                <w:noProof/>
                <w:webHidden/>
              </w:rPr>
              <w:t>1</w:t>
            </w:r>
            <w:r>
              <w:rPr>
                <w:noProof/>
                <w:webHidden/>
              </w:rPr>
              <w:fldChar w:fldCharType="end"/>
            </w:r>
          </w:hyperlink>
        </w:p>
        <w:p w:rsidR="00A27C60" w:rsidRDefault="00A27C60">
          <w:pPr>
            <w:pStyle w:val="Verzeichnis2"/>
            <w:tabs>
              <w:tab w:val="left" w:pos="880"/>
              <w:tab w:val="right" w:leader="dot" w:pos="9344"/>
            </w:tabs>
            <w:rPr>
              <w:rFonts w:eastAsiaTheme="minorEastAsia"/>
              <w:noProof/>
              <w:color w:val="auto"/>
              <w:lang w:eastAsia="de-DE"/>
            </w:rPr>
          </w:pPr>
          <w:hyperlink w:anchor="_Toc482625740" w:history="1">
            <w:r w:rsidRPr="006803C7">
              <w:rPr>
                <w:rStyle w:val="Hyperlink"/>
                <w:rFonts w:cstheme="minorHAnsi"/>
                <w:noProof/>
              </w:rPr>
              <w:t>1.2.</w:t>
            </w:r>
            <w:r>
              <w:rPr>
                <w:rFonts w:eastAsiaTheme="minorEastAsia"/>
                <w:noProof/>
                <w:color w:val="auto"/>
                <w:lang w:eastAsia="de-DE"/>
              </w:rPr>
              <w:tab/>
            </w:r>
            <w:r w:rsidRPr="006803C7">
              <w:rPr>
                <w:rStyle w:val="Hyperlink"/>
                <w:rFonts w:cstheme="minorHAnsi"/>
                <w:noProof/>
              </w:rPr>
              <w:t>Ziel des Projekts</w:t>
            </w:r>
            <w:r>
              <w:rPr>
                <w:noProof/>
                <w:webHidden/>
              </w:rPr>
              <w:tab/>
            </w:r>
            <w:r>
              <w:rPr>
                <w:noProof/>
                <w:webHidden/>
              </w:rPr>
              <w:fldChar w:fldCharType="begin"/>
            </w:r>
            <w:r>
              <w:rPr>
                <w:noProof/>
                <w:webHidden/>
              </w:rPr>
              <w:instrText xml:space="preserve"> PAGEREF _Toc482625740 \h </w:instrText>
            </w:r>
            <w:r>
              <w:rPr>
                <w:noProof/>
                <w:webHidden/>
              </w:rPr>
            </w:r>
            <w:r>
              <w:rPr>
                <w:noProof/>
                <w:webHidden/>
              </w:rPr>
              <w:fldChar w:fldCharType="separate"/>
            </w:r>
            <w:r>
              <w:rPr>
                <w:noProof/>
                <w:webHidden/>
              </w:rPr>
              <w:t>1</w:t>
            </w:r>
            <w:r>
              <w:rPr>
                <w:noProof/>
                <w:webHidden/>
              </w:rPr>
              <w:fldChar w:fldCharType="end"/>
            </w:r>
          </w:hyperlink>
        </w:p>
        <w:p w:rsidR="00A27C60" w:rsidRDefault="00A27C60">
          <w:pPr>
            <w:pStyle w:val="Verzeichnis1"/>
            <w:tabs>
              <w:tab w:val="left" w:pos="440"/>
              <w:tab w:val="right" w:leader="dot" w:pos="9344"/>
            </w:tabs>
            <w:rPr>
              <w:rFonts w:eastAsiaTheme="minorEastAsia"/>
              <w:noProof/>
              <w:color w:val="auto"/>
              <w:lang w:eastAsia="de-DE"/>
            </w:rPr>
          </w:pPr>
          <w:hyperlink w:anchor="_Toc482625741" w:history="1">
            <w:r w:rsidRPr="006803C7">
              <w:rPr>
                <w:rStyle w:val="Hyperlink"/>
                <w:rFonts w:cstheme="minorHAnsi"/>
                <w:noProof/>
              </w:rPr>
              <w:t>2.</w:t>
            </w:r>
            <w:r>
              <w:rPr>
                <w:rFonts w:eastAsiaTheme="minorEastAsia"/>
                <w:noProof/>
                <w:color w:val="auto"/>
                <w:lang w:eastAsia="de-DE"/>
              </w:rPr>
              <w:tab/>
            </w:r>
            <w:r w:rsidRPr="006803C7">
              <w:rPr>
                <w:rStyle w:val="Hyperlink"/>
                <w:rFonts w:cstheme="minorHAnsi"/>
                <w:noProof/>
              </w:rPr>
              <w:t>Domänenrecherche</w:t>
            </w:r>
            <w:r>
              <w:rPr>
                <w:noProof/>
                <w:webHidden/>
              </w:rPr>
              <w:tab/>
            </w:r>
            <w:r>
              <w:rPr>
                <w:noProof/>
                <w:webHidden/>
              </w:rPr>
              <w:fldChar w:fldCharType="begin"/>
            </w:r>
            <w:r>
              <w:rPr>
                <w:noProof/>
                <w:webHidden/>
              </w:rPr>
              <w:instrText xml:space="preserve"> PAGEREF _Toc482625741 \h </w:instrText>
            </w:r>
            <w:r>
              <w:rPr>
                <w:noProof/>
                <w:webHidden/>
              </w:rPr>
            </w:r>
            <w:r>
              <w:rPr>
                <w:noProof/>
                <w:webHidden/>
              </w:rPr>
              <w:fldChar w:fldCharType="separate"/>
            </w:r>
            <w:r>
              <w:rPr>
                <w:noProof/>
                <w:webHidden/>
              </w:rPr>
              <w:t>1</w:t>
            </w:r>
            <w:r>
              <w:rPr>
                <w:noProof/>
                <w:webHidden/>
              </w:rPr>
              <w:fldChar w:fldCharType="end"/>
            </w:r>
          </w:hyperlink>
        </w:p>
        <w:p w:rsidR="00A27C60" w:rsidRDefault="00A27C60">
          <w:pPr>
            <w:pStyle w:val="Verzeichnis1"/>
            <w:tabs>
              <w:tab w:val="left" w:pos="440"/>
              <w:tab w:val="right" w:leader="dot" w:pos="9344"/>
            </w:tabs>
            <w:rPr>
              <w:rFonts w:eastAsiaTheme="minorEastAsia"/>
              <w:noProof/>
              <w:color w:val="auto"/>
              <w:lang w:eastAsia="de-DE"/>
            </w:rPr>
          </w:pPr>
          <w:hyperlink w:anchor="_Toc482625742" w:history="1">
            <w:r w:rsidRPr="006803C7">
              <w:rPr>
                <w:rStyle w:val="Hyperlink"/>
                <w:rFonts w:cstheme="minorHAnsi"/>
                <w:noProof/>
              </w:rPr>
              <w:t>3.</w:t>
            </w:r>
            <w:r>
              <w:rPr>
                <w:rFonts w:eastAsiaTheme="minorEastAsia"/>
                <w:noProof/>
                <w:color w:val="auto"/>
                <w:lang w:eastAsia="de-DE"/>
              </w:rPr>
              <w:tab/>
            </w:r>
            <w:r w:rsidRPr="006803C7">
              <w:rPr>
                <w:rStyle w:val="Hyperlink"/>
                <w:rFonts w:cstheme="minorHAnsi"/>
                <w:noProof/>
              </w:rPr>
              <w:t>Marktrecherche</w:t>
            </w:r>
            <w:r>
              <w:rPr>
                <w:noProof/>
                <w:webHidden/>
              </w:rPr>
              <w:tab/>
            </w:r>
            <w:r>
              <w:rPr>
                <w:noProof/>
                <w:webHidden/>
              </w:rPr>
              <w:fldChar w:fldCharType="begin"/>
            </w:r>
            <w:r>
              <w:rPr>
                <w:noProof/>
                <w:webHidden/>
              </w:rPr>
              <w:instrText xml:space="preserve"> PAGEREF _Toc482625742 \h </w:instrText>
            </w:r>
            <w:r>
              <w:rPr>
                <w:noProof/>
                <w:webHidden/>
              </w:rPr>
            </w:r>
            <w:r>
              <w:rPr>
                <w:noProof/>
                <w:webHidden/>
              </w:rPr>
              <w:fldChar w:fldCharType="separate"/>
            </w:r>
            <w:r>
              <w:rPr>
                <w:noProof/>
                <w:webHidden/>
              </w:rPr>
              <w:t>8</w:t>
            </w:r>
            <w:r>
              <w:rPr>
                <w:noProof/>
                <w:webHidden/>
              </w:rPr>
              <w:fldChar w:fldCharType="end"/>
            </w:r>
          </w:hyperlink>
        </w:p>
        <w:p w:rsidR="00A27C60" w:rsidRDefault="00A27C60">
          <w:pPr>
            <w:pStyle w:val="Verzeichnis2"/>
            <w:tabs>
              <w:tab w:val="left" w:pos="880"/>
              <w:tab w:val="right" w:leader="dot" w:pos="9344"/>
            </w:tabs>
            <w:rPr>
              <w:rFonts w:eastAsiaTheme="minorEastAsia"/>
              <w:noProof/>
              <w:color w:val="auto"/>
              <w:lang w:eastAsia="de-DE"/>
            </w:rPr>
          </w:pPr>
          <w:hyperlink w:anchor="_Toc482625743" w:history="1">
            <w:r w:rsidRPr="006803C7">
              <w:rPr>
                <w:rStyle w:val="Hyperlink"/>
                <w:rFonts w:cstheme="minorHAnsi"/>
                <w:noProof/>
              </w:rPr>
              <w:t>3.1.</w:t>
            </w:r>
            <w:r>
              <w:rPr>
                <w:rFonts w:eastAsiaTheme="minorEastAsia"/>
                <w:noProof/>
                <w:color w:val="auto"/>
                <w:lang w:eastAsia="de-DE"/>
              </w:rPr>
              <w:tab/>
            </w:r>
            <w:r w:rsidRPr="006803C7">
              <w:rPr>
                <w:rStyle w:val="Hyperlink"/>
                <w:rFonts w:cstheme="minorHAnsi"/>
                <w:noProof/>
              </w:rPr>
              <w:t>Konkurrenzprodukte – icow</w:t>
            </w:r>
            <w:r>
              <w:rPr>
                <w:noProof/>
                <w:webHidden/>
              </w:rPr>
              <w:tab/>
            </w:r>
            <w:r>
              <w:rPr>
                <w:noProof/>
                <w:webHidden/>
              </w:rPr>
              <w:fldChar w:fldCharType="begin"/>
            </w:r>
            <w:r>
              <w:rPr>
                <w:noProof/>
                <w:webHidden/>
              </w:rPr>
              <w:instrText xml:space="preserve"> PAGEREF _Toc482625743 \h </w:instrText>
            </w:r>
            <w:r>
              <w:rPr>
                <w:noProof/>
                <w:webHidden/>
              </w:rPr>
            </w:r>
            <w:r>
              <w:rPr>
                <w:noProof/>
                <w:webHidden/>
              </w:rPr>
              <w:fldChar w:fldCharType="separate"/>
            </w:r>
            <w:r>
              <w:rPr>
                <w:noProof/>
                <w:webHidden/>
              </w:rPr>
              <w:t>8</w:t>
            </w:r>
            <w:r>
              <w:rPr>
                <w:noProof/>
                <w:webHidden/>
              </w:rPr>
              <w:fldChar w:fldCharType="end"/>
            </w:r>
          </w:hyperlink>
        </w:p>
        <w:p w:rsidR="00A27C60" w:rsidRDefault="00A27C60">
          <w:pPr>
            <w:pStyle w:val="Verzeichnis2"/>
            <w:tabs>
              <w:tab w:val="left" w:pos="880"/>
              <w:tab w:val="right" w:leader="dot" w:pos="9344"/>
            </w:tabs>
            <w:rPr>
              <w:rFonts w:eastAsiaTheme="minorEastAsia"/>
              <w:noProof/>
              <w:color w:val="auto"/>
              <w:lang w:eastAsia="de-DE"/>
            </w:rPr>
          </w:pPr>
          <w:hyperlink w:anchor="_Toc482625744" w:history="1">
            <w:r w:rsidRPr="006803C7">
              <w:rPr>
                <w:rStyle w:val="Hyperlink"/>
                <w:rFonts w:cstheme="minorHAnsi"/>
                <w:noProof/>
              </w:rPr>
              <w:t>3.2.</w:t>
            </w:r>
            <w:r>
              <w:rPr>
                <w:rFonts w:eastAsiaTheme="minorEastAsia"/>
                <w:noProof/>
                <w:color w:val="auto"/>
                <w:lang w:eastAsia="de-DE"/>
              </w:rPr>
              <w:tab/>
            </w:r>
            <w:r w:rsidRPr="006803C7">
              <w:rPr>
                <w:rStyle w:val="Hyperlink"/>
                <w:rFonts w:cstheme="minorHAnsi"/>
                <w:noProof/>
              </w:rPr>
              <w:t>Konkurrenzprodukte – e-Soko</w:t>
            </w:r>
            <w:r>
              <w:rPr>
                <w:noProof/>
                <w:webHidden/>
              </w:rPr>
              <w:tab/>
            </w:r>
            <w:r>
              <w:rPr>
                <w:noProof/>
                <w:webHidden/>
              </w:rPr>
              <w:fldChar w:fldCharType="begin"/>
            </w:r>
            <w:r>
              <w:rPr>
                <w:noProof/>
                <w:webHidden/>
              </w:rPr>
              <w:instrText xml:space="preserve"> PAGEREF _Toc482625744 \h </w:instrText>
            </w:r>
            <w:r>
              <w:rPr>
                <w:noProof/>
                <w:webHidden/>
              </w:rPr>
            </w:r>
            <w:r>
              <w:rPr>
                <w:noProof/>
                <w:webHidden/>
              </w:rPr>
              <w:fldChar w:fldCharType="separate"/>
            </w:r>
            <w:r>
              <w:rPr>
                <w:noProof/>
                <w:webHidden/>
              </w:rPr>
              <w:t>9</w:t>
            </w:r>
            <w:r>
              <w:rPr>
                <w:noProof/>
                <w:webHidden/>
              </w:rPr>
              <w:fldChar w:fldCharType="end"/>
            </w:r>
          </w:hyperlink>
        </w:p>
        <w:p w:rsidR="00A27C60" w:rsidRDefault="00A27C60">
          <w:pPr>
            <w:pStyle w:val="Verzeichnis2"/>
            <w:tabs>
              <w:tab w:val="left" w:pos="880"/>
              <w:tab w:val="right" w:leader="dot" w:pos="9344"/>
            </w:tabs>
            <w:rPr>
              <w:rFonts w:eastAsiaTheme="minorEastAsia"/>
              <w:noProof/>
              <w:color w:val="auto"/>
              <w:lang w:eastAsia="de-DE"/>
            </w:rPr>
          </w:pPr>
          <w:hyperlink w:anchor="_Toc482625745" w:history="1">
            <w:r w:rsidRPr="006803C7">
              <w:rPr>
                <w:rStyle w:val="Hyperlink"/>
                <w:rFonts w:cstheme="minorHAnsi"/>
                <w:noProof/>
              </w:rPr>
              <w:t>3.3.</w:t>
            </w:r>
            <w:r>
              <w:rPr>
                <w:rFonts w:eastAsiaTheme="minorEastAsia"/>
                <w:noProof/>
                <w:color w:val="auto"/>
                <w:lang w:eastAsia="de-DE"/>
              </w:rPr>
              <w:tab/>
            </w:r>
            <w:r w:rsidRPr="006803C7">
              <w:rPr>
                <w:rStyle w:val="Hyperlink"/>
                <w:rFonts w:cstheme="minorHAnsi"/>
                <w:noProof/>
              </w:rPr>
              <w:t>Konkurrenzprodukte – Irmgard</w:t>
            </w:r>
            <w:r>
              <w:rPr>
                <w:noProof/>
                <w:webHidden/>
              </w:rPr>
              <w:tab/>
            </w:r>
            <w:r>
              <w:rPr>
                <w:noProof/>
                <w:webHidden/>
              </w:rPr>
              <w:fldChar w:fldCharType="begin"/>
            </w:r>
            <w:r>
              <w:rPr>
                <w:noProof/>
                <w:webHidden/>
              </w:rPr>
              <w:instrText xml:space="preserve"> PAGEREF _Toc482625745 \h </w:instrText>
            </w:r>
            <w:r>
              <w:rPr>
                <w:noProof/>
                <w:webHidden/>
              </w:rPr>
            </w:r>
            <w:r>
              <w:rPr>
                <w:noProof/>
                <w:webHidden/>
              </w:rPr>
              <w:fldChar w:fldCharType="separate"/>
            </w:r>
            <w:r>
              <w:rPr>
                <w:noProof/>
                <w:webHidden/>
              </w:rPr>
              <w:t>9</w:t>
            </w:r>
            <w:r>
              <w:rPr>
                <w:noProof/>
                <w:webHidden/>
              </w:rPr>
              <w:fldChar w:fldCharType="end"/>
            </w:r>
          </w:hyperlink>
        </w:p>
        <w:p w:rsidR="00A27C60" w:rsidRDefault="00A27C60">
          <w:pPr>
            <w:pStyle w:val="Verzeichnis2"/>
            <w:tabs>
              <w:tab w:val="left" w:pos="880"/>
              <w:tab w:val="right" w:leader="dot" w:pos="9344"/>
            </w:tabs>
            <w:rPr>
              <w:rFonts w:eastAsiaTheme="minorEastAsia"/>
              <w:noProof/>
              <w:color w:val="auto"/>
              <w:lang w:eastAsia="de-DE"/>
            </w:rPr>
          </w:pPr>
          <w:hyperlink w:anchor="_Toc482625746" w:history="1">
            <w:r w:rsidRPr="006803C7">
              <w:rPr>
                <w:rStyle w:val="Hyperlink"/>
                <w:rFonts w:cstheme="minorHAnsi"/>
                <w:noProof/>
              </w:rPr>
              <w:t>3.4.</w:t>
            </w:r>
            <w:r>
              <w:rPr>
                <w:rFonts w:eastAsiaTheme="minorEastAsia"/>
                <w:noProof/>
                <w:color w:val="auto"/>
                <w:lang w:eastAsia="de-DE"/>
              </w:rPr>
              <w:tab/>
            </w:r>
            <w:r w:rsidRPr="006803C7">
              <w:rPr>
                <w:rStyle w:val="Hyperlink"/>
                <w:rFonts w:cstheme="minorHAnsi"/>
                <w:noProof/>
              </w:rPr>
              <w:t>Fazit</w:t>
            </w:r>
            <w:r>
              <w:rPr>
                <w:noProof/>
                <w:webHidden/>
              </w:rPr>
              <w:tab/>
            </w:r>
            <w:r>
              <w:rPr>
                <w:noProof/>
                <w:webHidden/>
              </w:rPr>
              <w:fldChar w:fldCharType="begin"/>
            </w:r>
            <w:r>
              <w:rPr>
                <w:noProof/>
                <w:webHidden/>
              </w:rPr>
              <w:instrText xml:space="preserve"> PAGEREF _Toc482625746 \h </w:instrText>
            </w:r>
            <w:r>
              <w:rPr>
                <w:noProof/>
                <w:webHidden/>
              </w:rPr>
            </w:r>
            <w:r>
              <w:rPr>
                <w:noProof/>
                <w:webHidden/>
              </w:rPr>
              <w:fldChar w:fldCharType="separate"/>
            </w:r>
            <w:r>
              <w:rPr>
                <w:noProof/>
                <w:webHidden/>
              </w:rPr>
              <w:t>10</w:t>
            </w:r>
            <w:r>
              <w:rPr>
                <w:noProof/>
                <w:webHidden/>
              </w:rPr>
              <w:fldChar w:fldCharType="end"/>
            </w:r>
          </w:hyperlink>
        </w:p>
        <w:p w:rsidR="00A27C60" w:rsidRDefault="00A27C60">
          <w:pPr>
            <w:pStyle w:val="Verzeichnis1"/>
            <w:tabs>
              <w:tab w:val="left" w:pos="440"/>
              <w:tab w:val="right" w:leader="dot" w:pos="9344"/>
            </w:tabs>
            <w:rPr>
              <w:rFonts w:eastAsiaTheme="minorEastAsia"/>
              <w:noProof/>
              <w:color w:val="auto"/>
              <w:lang w:eastAsia="de-DE"/>
            </w:rPr>
          </w:pPr>
          <w:hyperlink w:anchor="_Toc482625747" w:history="1">
            <w:r w:rsidRPr="006803C7">
              <w:rPr>
                <w:rStyle w:val="Hyperlink"/>
                <w:rFonts w:cstheme="minorHAnsi"/>
                <w:noProof/>
              </w:rPr>
              <w:t>4.</w:t>
            </w:r>
            <w:r>
              <w:rPr>
                <w:rFonts w:eastAsiaTheme="minorEastAsia"/>
                <w:noProof/>
                <w:color w:val="auto"/>
                <w:lang w:eastAsia="de-DE"/>
              </w:rPr>
              <w:tab/>
            </w:r>
            <w:r w:rsidRPr="006803C7">
              <w:rPr>
                <w:rStyle w:val="Hyperlink"/>
                <w:rFonts w:cstheme="minorHAnsi"/>
                <w:noProof/>
              </w:rPr>
              <w:t>Alleinstellungsmerkmale</w:t>
            </w:r>
            <w:r>
              <w:rPr>
                <w:noProof/>
                <w:webHidden/>
              </w:rPr>
              <w:tab/>
            </w:r>
            <w:r>
              <w:rPr>
                <w:noProof/>
                <w:webHidden/>
              </w:rPr>
              <w:fldChar w:fldCharType="begin"/>
            </w:r>
            <w:r>
              <w:rPr>
                <w:noProof/>
                <w:webHidden/>
              </w:rPr>
              <w:instrText xml:space="preserve"> PAGEREF _Toc482625747 \h </w:instrText>
            </w:r>
            <w:r>
              <w:rPr>
                <w:noProof/>
                <w:webHidden/>
              </w:rPr>
            </w:r>
            <w:r>
              <w:rPr>
                <w:noProof/>
                <w:webHidden/>
              </w:rPr>
              <w:fldChar w:fldCharType="separate"/>
            </w:r>
            <w:r>
              <w:rPr>
                <w:noProof/>
                <w:webHidden/>
              </w:rPr>
              <w:t>10</w:t>
            </w:r>
            <w:r>
              <w:rPr>
                <w:noProof/>
                <w:webHidden/>
              </w:rPr>
              <w:fldChar w:fldCharType="end"/>
            </w:r>
          </w:hyperlink>
        </w:p>
        <w:p w:rsidR="00A27C60" w:rsidRDefault="00A27C60">
          <w:pPr>
            <w:pStyle w:val="Verzeichnis1"/>
            <w:tabs>
              <w:tab w:val="left" w:pos="440"/>
              <w:tab w:val="right" w:leader="dot" w:pos="9344"/>
            </w:tabs>
            <w:rPr>
              <w:rFonts w:eastAsiaTheme="minorEastAsia"/>
              <w:noProof/>
              <w:color w:val="auto"/>
              <w:lang w:eastAsia="de-DE"/>
            </w:rPr>
          </w:pPr>
          <w:hyperlink w:anchor="_Toc482625748" w:history="1">
            <w:r w:rsidRPr="006803C7">
              <w:rPr>
                <w:rStyle w:val="Hyperlink"/>
                <w:rFonts w:cstheme="minorHAnsi"/>
                <w:noProof/>
              </w:rPr>
              <w:t>5.</w:t>
            </w:r>
            <w:r>
              <w:rPr>
                <w:rFonts w:eastAsiaTheme="minorEastAsia"/>
                <w:noProof/>
                <w:color w:val="auto"/>
                <w:lang w:eastAsia="de-DE"/>
              </w:rPr>
              <w:tab/>
            </w:r>
            <w:r w:rsidRPr="006803C7">
              <w:rPr>
                <w:rStyle w:val="Hyperlink"/>
                <w:rFonts w:cstheme="minorHAnsi"/>
                <w:noProof/>
              </w:rPr>
              <w:t>Stakeholderanalyse</w:t>
            </w:r>
            <w:r>
              <w:rPr>
                <w:noProof/>
                <w:webHidden/>
              </w:rPr>
              <w:tab/>
            </w:r>
            <w:r>
              <w:rPr>
                <w:noProof/>
                <w:webHidden/>
              </w:rPr>
              <w:fldChar w:fldCharType="begin"/>
            </w:r>
            <w:r>
              <w:rPr>
                <w:noProof/>
                <w:webHidden/>
              </w:rPr>
              <w:instrText xml:space="preserve"> PAGEREF _Toc482625748 \h </w:instrText>
            </w:r>
            <w:r>
              <w:rPr>
                <w:noProof/>
                <w:webHidden/>
              </w:rPr>
            </w:r>
            <w:r>
              <w:rPr>
                <w:noProof/>
                <w:webHidden/>
              </w:rPr>
              <w:fldChar w:fldCharType="separate"/>
            </w:r>
            <w:r>
              <w:rPr>
                <w:noProof/>
                <w:webHidden/>
              </w:rPr>
              <w:t>10</w:t>
            </w:r>
            <w:r>
              <w:rPr>
                <w:noProof/>
                <w:webHidden/>
              </w:rPr>
              <w:fldChar w:fldCharType="end"/>
            </w:r>
          </w:hyperlink>
        </w:p>
        <w:p w:rsidR="00A27C60" w:rsidRDefault="00A27C60">
          <w:pPr>
            <w:pStyle w:val="Verzeichnis1"/>
            <w:tabs>
              <w:tab w:val="left" w:pos="440"/>
              <w:tab w:val="right" w:leader="dot" w:pos="9344"/>
            </w:tabs>
            <w:rPr>
              <w:rFonts w:eastAsiaTheme="minorEastAsia"/>
              <w:noProof/>
              <w:color w:val="auto"/>
              <w:lang w:eastAsia="de-DE"/>
            </w:rPr>
          </w:pPr>
          <w:hyperlink w:anchor="_Toc482625749" w:history="1">
            <w:r w:rsidRPr="006803C7">
              <w:rPr>
                <w:rStyle w:val="Hyperlink"/>
                <w:rFonts w:cstheme="minorHAnsi"/>
                <w:noProof/>
              </w:rPr>
              <w:t>6.</w:t>
            </w:r>
            <w:r>
              <w:rPr>
                <w:rFonts w:eastAsiaTheme="minorEastAsia"/>
                <w:noProof/>
                <w:color w:val="auto"/>
                <w:lang w:eastAsia="de-DE"/>
              </w:rPr>
              <w:tab/>
            </w:r>
            <w:r w:rsidRPr="006803C7">
              <w:rPr>
                <w:rStyle w:val="Hyperlink"/>
                <w:rFonts w:cstheme="minorHAnsi"/>
                <w:noProof/>
              </w:rPr>
              <w:t>Zielhierarchie</w:t>
            </w:r>
            <w:r>
              <w:rPr>
                <w:noProof/>
                <w:webHidden/>
              </w:rPr>
              <w:tab/>
            </w:r>
            <w:r>
              <w:rPr>
                <w:noProof/>
                <w:webHidden/>
              </w:rPr>
              <w:fldChar w:fldCharType="begin"/>
            </w:r>
            <w:r>
              <w:rPr>
                <w:noProof/>
                <w:webHidden/>
              </w:rPr>
              <w:instrText xml:space="preserve"> PAGEREF _Toc482625749 \h </w:instrText>
            </w:r>
            <w:r>
              <w:rPr>
                <w:noProof/>
                <w:webHidden/>
              </w:rPr>
            </w:r>
            <w:r>
              <w:rPr>
                <w:noProof/>
                <w:webHidden/>
              </w:rPr>
              <w:fldChar w:fldCharType="separate"/>
            </w:r>
            <w:r>
              <w:rPr>
                <w:noProof/>
                <w:webHidden/>
              </w:rPr>
              <w:t>13</w:t>
            </w:r>
            <w:r>
              <w:rPr>
                <w:noProof/>
                <w:webHidden/>
              </w:rPr>
              <w:fldChar w:fldCharType="end"/>
            </w:r>
          </w:hyperlink>
        </w:p>
        <w:p w:rsidR="00A27C60" w:rsidRDefault="00A27C60">
          <w:pPr>
            <w:pStyle w:val="Verzeichnis2"/>
            <w:tabs>
              <w:tab w:val="left" w:pos="880"/>
              <w:tab w:val="right" w:leader="dot" w:pos="9344"/>
            </w:tabs>
            <w:rPr>
              <w:rFonts w:eastAsiaTheme="minorEastAsia"/>
              <w:noProof/>
              <w:color w:val="auto"/>
              <w:lang w:eastAsia="de-DE"/>
            </w:rPr>
          </w:pPr>
          <w:hyperlink w:anchor="_Toc482625750" w:history="1">
            <w:r w:rsidRPr="006803C7">
              <w:rPr>
                <w:rStyle w:val="Hyperlink"/>
                <w:rFonts w:cstheme="minorHAnsi"/>
                <w:noProof/>
              </w:rPr>
              <w:t>6.1.</w:t>
            </w:r>
            <w:r>
              <w:rPr>
                <w:rFonts w:eastAsiaTheme="minorEastAsia"/>
                <w:noProof/>
                <w:color w:val="auto"/>
                <w:lang w:eastAsia="de-DE"/>
              </w:rPr>
              <w:tab/>
            </w:r>
            <w:r w:rsidRPr="006803C7">
              <w:rPr>
                <w:rStyle w:val="Hyperlink"/>
                <w:rFonts w:cstheme="minorHAnsi"/>
                <w:noProof/>
              </w:rPr>
              <w:t>Operative Ziele</w:t>
            </w:r>
            <w:r>
              <w:rPr>
                <w:noProof/>
                <w:webHidden/>
              </w:rPr>
              <w:tab/>
            </w:r>
            <w:r>
              <w:rPr>
                <w:noProof/>
                <w:webHidden/>
              </w:rPr>
              <w:fldChar w:fldCharType="begin"/>
            </w:r>
            <w:r>
              <w:rPr>
                <w:noProof/>
                <w:webHidden/>
              </w:rPr>
              <w:instrText xml:space="preserve"> PAGEREF _Toc482625750 \h </w:instrText>
            </w:r>
            <w:r>
              <w:rPr>
                <w:noProof/>
                <w:webHidden/>
              </w:rPr>
            </w:r>
            <w:r>
              <w:rPr>
                <w:noProof/>
                <w:webHidden/>
              </w:rPr>
              <w:fldChar w:fldCharType="separate"/>
            </w:r>
            <w:r>
              <w:rPr>
                <w:noProof/>
                <w:webHidden/>
              </w:rPr>
              <w:t>13</w:t>
            </w:r>
            <w:r>
              <w:rPr>
                <w:noProof/>
                <w:webHidden/>
              </w:rPr>
              <w:fldChar w:fldCharType="end"/>
            </w:r>
          </w:hyperlink>
        </w:p>
        <w:p w:rsidR="00A27C60" w:rsidRDefault="00A27C60">
          <w:pPr>
            <w:pStyle w:val="Verzeichnis2"/>
            <w:tabs>
              <w:tab w:val="left" w:pos="880"/>
              <w:tab w:val="right" w:leader="dot" w:pos="9344"/>
            </w:tabs>
            <w:rPr>
              <w:rFonts w:eastAsiaTheme="minorEastAsia"/>
              <w:noProof/>
              <w:color w:val="auto"/>
              <w:lang w:eastAsia="de-DE"/>
            </w:rPr>
          </w:pPr>
          <w:hyperlink w:anchor="_Toc482625751" w:history="1">
            <w:r w:rsidRPr="006803C7">
              <w:rPr>
                <w:rStyle w:val="Hyperlink"/>
                <w:rFonts w:cstheme="minorHAnsi"/>
                <w:noProof/>
              </w:rPr>
              <w:t>6.2.</w:t>
            </w:r>
            <w:r>
              <w:rPr>
                <w:rFonts w:eastAsiaTheme="minorEastAsia"/>
                <w:noProof/>
                <w:color w:val="auto"/>
                <w:lang w:eastAsia="de-DE"/>
              </w:rPr>
              <w:tab/>
            </w:r>
            <w:r w:rsidRPr="006803C7">
              <w:rPr>
                <w:rStyle w:val="Hyperlink"/>
                <w:rFonts w:cstheme="minorHAnsi"/>
                <w:noProof/>
              </w:rPr>
              <w:t>Taktische Ziele</w:t>
            </w:r>
            <w:r>
              <w:rPr>
                <w:noProof/>
                <w:webHidden/>
              </w:rPr>
              <w:tab/>
            </w:r>
            <w:r>
              <w:rPr>
                <w:noProof/>
                <w:webHidden/>
              </w:rPr>
              <w:fldChar w:fldCharType="begin"/>
            </w:r>
            <w:r>
              <w:rPr>
                <w:noProof/>
                <w:webHidden/>
              </w:rPr>
              <w:instrText xml:space="preserve"> PAGEREF _Toc482625751 \h </w:instrText>
            </w:r>
            <w:r>
              <w:rPr>
                <w:noProof/>
                <w:webHidden/>
              </w:rPr>
            </w:r>
            <w:r>
              <w:rPr>
                <w:noProof/>
                <w:webHidden/>
              </w:rPr>
              <w:fldChar w:fldCharType="separate"/>
            </w:r>
            <w:r>
              <w:rPr>
                <w:noProof/>
                <w:webHidden/>
              </w:rPr>
              <w:t>13</w:t>
            </w:r>
            <w:r>
              <w:rPr>
                <w:noProof/>
                <w:webHidden/>
              </w:rPr>
              <w:fldChar w:fldCharType="end"/>
            </w:r>
          </w:hyperlink>
        </w:p>
        <w:p w:rsidR="00A27C60" w:rsidRDefault="00A27C60">
          <w:pPr>
            <w:pStyle w:val="Verzeichnis2"/>
            <w:tabs>
              <w:tab w:val="left" w:pos="880"/>
              <w:tab w:val="right" w:leader="dot" w:pos="9344"/>
            </w:tabs>
            <w:rPr>
              <w:rFonts w:eastAsiaTheme="minorEastAsia"/>
              <w:noProof/>
              <w:color w:val="auto"/>
              <w:lang w:eastAsia="de-DE"/>
            </w:rPr>
          </w:pPr>
          <w:hyperlink w:anchor="_Toc482625752" w:history="1">
            <w:r w:rsidRPr="006803C7">
              <w:rPr>
                <w:rStyle w:val="Hyperlink"/>
                <w:rFonts w:cstheme="minorHAnsi"/>
                <w:noProof/>
              </w:rPr>
              <w:t>6.3.</w:t>
            </w:r>
            <w:r>
              <w:rPr>
                <w:rFonts w:eastAsiaTheme="minorEastAsia"/>
                <w:noProof/>
                <w:color w:val="auto"/>
                <w:lang w:eastAsia="de-DE"/>
              </w:rPr>
              <w:tab/>
            </w:r>
            <w:r w:rsidRPr="006803C7">
              <w:rPr>
                <w:rStyle w:val="Hyperlink"/>
                <w:rFonts w:cstheme="minorHAnsi"/>
                <w:noProof/>
              </w:rPr>
              <w:t>Strategische Ziele</w:t>
            </w:r>
            <w:r>
              <w:rPr>
                <w:noProof/>
                <w:webHidden/>
              </w:rPr>
              <w:tab/>
            </w:r>
            <w:r>
              <w:rPr>
                <w:noProof/>
                <w:webHidden/>
              </w:rPr>
              <w:fldChar w:fldCharType="begin"/>
            </w:r>
            <w:r>
              <w:rPr>
                <w:noProof/>
                <w:webHidden/>
              </w:rPr>
              <w:instrText xml:space="preserve"> PAGEREF _Toc482625752 \h </w:instrText>
            </w:r>
            <w:r>
              <w:rPr>
                <w:noProof/>
                <w:webHidden/>
              </w:rPr>
            </w:r>
            <w:r>
              <w:rPr>
                <w:noProof/>
                <w:webHidden/>
              </w:rPr>
              <w:fldChar w:fldCharType="separate"/>
            </w:r>
            <w:r>
              <w:rPr>
                <w:noProof/>
                <w:webHidden/>
              </w:rPr>
              <w:t>13</w:t>
            </w:r>
            <w:r>
              <w:rPr>
                <w:noProof/>
                <w:webHidden/>
              </w:rPr>
              <w:fldChar w:fldCharType="end"/>
            </w:r>
          </w:hyperlink>
        </w:p>
        <w:p w:rsidR="00A27C60" w:rsidRDefault="00A27C60">
          <w:pPr>
            <w:pStyle w:val="Verzeichnis1"/>
            <w:tabs>
              <w:tab w:val="left" w:pos="440"/>
              <w:tab w:val="right" w:leader="dot" w:pos="9344"/>
            </w:tabs>
            <w:rPr>
              <w:rFonts w:eastAsiaTheme="minorEastAsia"/>
              <w:noProof/>
              <w:color w:val="auto"/>
              <w:lang w:eastAsia="de-DE"/>
            </w:rPr>
          </w:pPr>
          <w:hyperlink w:anchor="_Toc482625753" w:history="1">
            <w:r w:rsidRPr="006803C7">
              <w:rPr>
                <w:rStyle w:val="Hyperlink"/>
                <w:rFonts w:cstheme="minorHAnsi"/>
                <w:noProof/>
              </w:rPr>
              <w:t>7.</w:t>
            </w:r>
            <w:r>
              <w:rPr>
                <w:rFonts w:eastAsiaTheme="minorEastAsia"/>
                <w:noProof/>
                <w:color w:val="auto"/>
                <w:lang w:eastAsia="de-DE"/>
              </w:rPr>
              <w:tab/>
            </w:r>
            <w:r w:rsidRPr="006803C7">
              <w:rPr>
                <w:rStyle w:val="Hyperlink"/>
                <w:rFonts w:cstheme="minorHAnsi"/>
                <w:noProof/>
              </w:rPr>
              <w:t>Risiken</w:t>
            </w:r>
            <w:r>
              <w:rPr>
                <w:noProof/>
                <w:webHidden/>
              </w:rPr>
              <w:tab/>
            </w:r>
            <w:r>
              <w:rPr>
                <w:noProof/>
                <w:webHidden/>
              </w:rPr>
              <w:fldChar w:fldCharType="begin"/>
            </w:r>
            <w:r>
              <w:rPr>
                <w:noProof/>
                <w:webHidden/>
              </w:rPr>
              <w:instrText xml:space="preserve"> PAGEREF _Toc482625753 \h </w:instrText>
            </w:r>
            <w:r>
              <w:rPr>
                <w:noProof/>
                <w:webHidden/>
              </w:rPr>
            </w:r>
            <w:r>
              <w:rPr>
                <w:noProof/>
                <w:webHidden/>
              </w:rPr>
              <w:fldChar w:fldCharType="separate"/>
            </w:r>
            <w:r>
              <w:rPr>
                <w:noProof/>
                <w:webHidden/>
              </w:rPr>
              <w:t>14</w:t>
            </w:r>
            <w:r>
              <w:rPr>
                <w:noProof/>
                <w:webHidden/>
              </w:rPr>
              <w:fldChar w:fldCharType="end"/>
            </w:r>
          </w:hyperlink>
        </w:p>
        <w:p w:rsidR="00A27C60" w:rsidRDefault="00A27C60">
          <w:pPr>
            <w:pStyle w:val="Verzeichnis1"/>
            <w:tabs>
              <w:tab w:val="left" w:pos="440"/>
              <w:tab w:val="right" w:leader="dot" w:pos="9344"/>
            </w:tabs>
            <w:rPr>
              <w:rFonts w:eastAsiaTheme="minorEastAsia"/>
              <w:noProof/>
              <w:color w:val="auto"/>
              <w:lang w:eastAsia="de-DE"/>
            </w:rPr>
          </w:pPr>
          <w:hyperlink w:anchor="_Toc482625754" w:history="1">
            <w:r w:rsidRPr="006803C7">
              <w:rPr>
                <w:rStyle w:val="Hyperlink"/>
                <w:rFonts w:cstheme="minorHAnsi"/>
                <w:noProof/>
              </w:rPr>
              <w:t>8.</w:t>
            </w:r>
            <w:r>
              <w:rPr>
                <w:rFonts w:eastAsiaTheme="minorEastAsia"/>
                <w:noProof/>
                <w:color w:val="auto"/>
                <w:lang w:eastAsia="de-DE"/>
              </w:rPr>
              <w:tab/>
            </w:r>
            <w:r w:rsidRPr="006803C7">
              <w:rPr>
                <w:rStyle w:val="Hyperlink"/>
                <w:rFonts w:cstheme="minorHAnsi"/>
                <w:noProof/>
              </w:rPr>
              <w:t>POCs</w:t>
            </w:r>
            <w:r>
              <w:rPr>
                <w:noProof/>
                <w:webHidden/>
              </w:rPr>
              <w:tab/>
            </w:r>
            <w:r>
              <w:rPr>
                <w:noProof/>
                <w:webHidden/>
              </w:rPr>
              <w:fldChar w:fldCharType="begin"/>
            </w:r>
            <w:r>
              <w:rPr>
                <w:noProof/>
                <w:webHidden/>
              </w:rPr>
              <w:instrText xml:space="preserve"> PAGEREF _Toc482625754 \h </w:instrText>
            </w:r>
            <w:r>
              <w:rPr>
                <w:noProof/>
                <w:webHidden/>
              </w:rPr>
            </w:r>
            <w:r>
              <w:rPr>
                <w:noProof/>
                <w:webHidden/>
              </w:rPr>
              <w:fldChar w:fldCharType="separate"/>
            </w:r>
            <w:r>
              <w:rPr>
                <w:noProof/>
                <w:webHidden/>
              </w:rPr>
              <w:t>15</w:t>
            </w:r>
            <w:r>
              <w:rPr>
                <w:noProof/>
                <w:webHidden/>
              </w:rPr>
              <w:fldChar w:fldCharType="end"/>
            </w:r>
          </w:hyperlink>
        </w:p>
        <w:p w:rsidR="00A27C60" w:rsidRDefault="00A27C60">
          <w:pPr>
            <w:pStyle w:val="Verzeichnis2"/>
            <w:tabs>
              <w:tab w:val="left" w:pos="880"/>
              <w:tab w:val="right" w:leader="dot" w:pos="9344"/>
            </w:tabs>
            <w:rPr>
              <w:rFonts w:eastAsiaTheme="minorEastAsia"/>
              <w:noProof/>
              <w:color w:val="auto"/>
              <w:lang w:eastAsia="de-DE"/>
            </w:rPr>
          </w:pPr>
          <w:hyperlink w:anchor="_Toc482625755" w:history="1">
            <w:r w:rsidRPr="006803C7">
              <w:rPr>
                <w:rStyle w:val="Hyperlink"/>
                <w:rFonts w:cstheme="minorHAnsi"/>
                <w:noProof/>
              </w:rPr>
              <w:t>8.1.</w:t>
            </w:r>
            <w:r>
              <w:rPr>
                <w:rFonts w:eastAsiaTheme="minorEastAsia"/>
                <w:noProof/>
                <w:color w:val="auto"/>
                <w:lang w:eastAsia="de-DE"/>
              </w:rPr>
              <w:tab/>
            </w:r>
            <w:r w:rsidRPr="006803C7">
              <w:rPr>
                <w:rStyle w:val="Hyperlink"/>
                <w:rFonts w:cstheme="minorHAnsi"/>
                <w:noProof/>
              </w:rPr>
              <w:t>Benutzer anlegen</w:t>
            </w:r>
            <w:r>
              <w:rPr>
                <w:noProof/>
                <w:webHidden/>
              </w:rPr>
              <w:tab/>
            </w:r>
            <w:r>
              <w:rPr>
                <w:noProof/>
                <w:webHidden/>
              </w:rPr>
              <w:fldChar w:fldCharType="begin"/>
            </w:r>
            <w:r>
              <w:rPr>
                <w:noProof/>
                <w:webHidden/>
              </w:rPr>
              <w:instrText xml:space="preserve"> PAGEREF _Toc482625755 \h </w:instrText>
            </w:r>
            <w:r>
              <w:rPr>
                <w:noProof/>
                <w:webHidden/>
              </w:rPr>
            </w:r>
            <w:r>
              <w:rPr>
                <w:noProof/>
                <w:webHidden/>
              </w:rPr>
              <w:fldChar w:fldCharType="separate"/>
            </w:r>
            <w:r>
              <w:rPr>
                <w:noProof/>
                <w:webHidden/>
              </w:rPr>
              <w:t>15</w:t>
            </w:r>
            <w:r>
              <w:rPr>
                <w:noProof/>
                <w:webHidden/>
              </w:rPr>
              <w:fldChar w:fldCharType="end"/>
            </w:r>
          </w:hyperlink>
        </w:p>
        <w:p w:rsidR="00A27C60" w:rsidRDefault="00A27C60">
          <w:pPr>
            <w:pStyle w:val="Verzeichnis2"/>
            <w:tabs>
              <w:tab w:val="left" w:pos="880"/>
              <w:tab w:val="right" w:leader="dot" w:pos="9344"/>
            </w:tabs>
            <w:rPr>
              <w:rFonts w:eastAsiaTheme="minorEastAsia"/>
              <w:noProof/>
              <w:color w:val="auto"/>
              <w:lang w:eastAsia="de-DE"/>
            </w:rPr>
          </w:pPr>
          <w:hyperlink w:anchor="_Toc482625756" w:history="1">
            <w:r w:rsidRPr="006803C7">
              <w:rPr>
                <w:rStyle w:val="Hyperlink"/>
                <w:rFonts w:cstheme="minorHAnsi"/>
                <w:noProof/>
              </w:rPr>
              <w:t>8.2.</w:t>
            </w:r>
            <w:r>
              <w:rPr>
                <w:rFonts w:eastAsiaTheme="minorEastAsia"/>
                <w:noProof/>
                <w:color w:val="auto"/>
                <w:lang w:eastAsia="de-DE"/>
              </w:rPr>
              <w:tab/>
            </w:r>
            <w:r w:rsidRPr="006803C7">
              <w:rPr>
                <w:rStyle w:val="Hyperlink"/>
                <w:rFonts w:cstheme="minorHAnsi"/>
                <w:noProof/>
              </w:rPr>
              <w:t>Eintrag mit Ackerdaten erstellen</w:t>
            </w:r>
            <w:r>
              <w:rPr>
                <w:noProof/>
                <w:webHidden/>
              </w:rPr>
              <w:tab/>
            </w:r>
            <w:r>
              <w:rPr>
                <w:noProof/>
                <w:webHidden/>
              </w:rPr>
              <w:fldChar w:fldCharType="begin"/>
            </w:r>
            <w:r>
              <w:rPr>
                <w:noProof/>
                <w:webHidden/>
              </w:rPr>
              <w:instrText xml:space="preserve"> PAGEREF _Toc482625756 \h </w:instrText>
            </w:r>
            <w:r>
              <w:rPr>
                <w:noProof/>
                <w:webHidden/>
              </w:rPr>
            </w:r>
            <w:r>
              <w:rPr>
                <w:noProof/>
                <w:webHidden/>
              </w:rPr>
              <w:fldChar w:fldCharType="separate"/>
            </w:r>
            <w:r>
              <w:rPr>
                <w:noProof/>
                <w:webHidden/>
              </w:rPr>
              <w:t>16</w:t>
            </w:r>
            <w:r>
              <w:rPr>
                <w:noProof/>
                <w:webHidden/>
              </w:rPr>
              <w:fldChar w:fldCharType="end"/>
            </w:r>
          </w:hyperlink>
        </w:p>
        <w:p w:rsidR="00A27C60" w:rsidRDefault="00A27C60">
          <w:pPr>
            <w:pStyle w:val="Verzeichnis2"/>
            <w:tabs>
              <w:tab w:val="left" w:pos="880"/>
              <w:tab w:val="right" w:leader="dot" w:pos="9344"/>
            </w:tabs>
            <w:rPr>
              <w:rFonts w:eastAsiaTheme="minorEastAsia"/>
              <w:noProof/>
              <w:color w:val="auto"/>
              <w:lang w:eastAsia="de-DE"/>
            </w:rPr>
          </w:pPr>
          <w:hyperlink w:anchor="_Toc482625757" w:history="1">
            <w:r w:rsidRPr="006803C7">
              <w:rPr>
                <w:rStyle w:val="Hyperlink"/>
                <w:rFonts w:cstheme="minorHAnsi"/>
                <w:noProof/>
              </w:rPr>
              <w:t>8.3.</w:t>
            </w:r>
            <w:r>
              <w:rPr>
                <w:rFonts w:eastAsiaTheme="minorEastAsia"/>
                <w:noProof/>
                <w:color w:val="auto"/>
                <w:lang w:eastAsia="de-DE"/>
              </w:rPr>
              <w:tab/>
            </w:r>
            <w:r w:rsidRPr="006803C7">
              <w:rPr>
                <w:rStyle w:val="Hyperlink"/>
                <w:rFonts w:cstheme="minorHAnsi"/>
                <w:noProof/>
              </w:rPr>
              <w:t>Collaborators dem Eintrag hinzufügen</w:t>
            </w:r>
            <w:r>
              <w:rPr>
                <w:noProof/>
                <w:webHidden/>
              </w:rPr>
              <w:tab/>
            </w:r>
            <w:r>
              <w:rPr>
                <w:noProof/>
                <w:webHidden/>
              </w:rPr>
              <w:fldChar w:fldCharType="begin"/>
            </w:r>
            <w:r>
              <w:rPr>
                <w:noProof/>
                <w:webHidden/>
              </w:rPr>
              <w:instrText xml:space="preserve"> PAGEREF _Toc482625757 \h </w:instrText>
            </w:r>
            <w:r>
              <w:rPr>
                <w:noProof/>
                <w:webHidden/>
              </w:rPr>
            </w:r>
            <w:r>
              <w:rPr>
                <w:noProof/>
                <w:webHidden/>
              </w:rPr>
              <w:fldChar w:fldCharType="separate"/>
            </w:r>
            <w:r>
              <w:rPr>
                <w:noProof/>
                <w:webHidden/>
              </w:rPr>
              <w:t>16</w:t>
            </w:r>
            <w:r>
              <w:rPr>
                <w:noProof/>
                <w:webHidden/>
              </w:rPr>
              <w:fldChar w:fldCharType="end"/>
            </w:r>
          </w:hyperlink>
        </w:p>
        <w:p w:rsidR="00A27C60" w:rsidRDefault="00A27C60">
          <w:pPr>
            <w:pStyle w:val="Verzeichnis2"/>
            <w:tabs>
              <w:tab w:val="left" w:pos="880"/>
              <w:tab w:val="right" w:leader="dot" w:pos="9344"/>
            </w:tabs>
            <w:rPr>
              <w:rFonts w:eastAsiaTheme="minorEastAsia"/>
              <w:noProof/>
              <w:color w:val="auto"/>
              <w:lang w:eastAsia="de-DE"/>
            </w:rPr>
          </w:pPr>
          <w:hyperlink w:anchor="_Toc482625758" w:history="1">
            <w:r w:rsidRPr="006803C7">
              <w:rPr>
                <w:rStyle w:val="Hyperlink"/>
                <w:rFonts w:cstheme="minorHAnsi"/>
                <w:noProof/>
              </w:rPr>
              <w:t>8.4.</w:t>
            </w:r>
            <w:r>
              <w:rPr>
                <w:rFonts w:eastAsiaTheme="minorEastAsia"/>
                <w:noProof/>
                <w:color w:val="auto"/>
                <w:lang w:eastAsia="de-DE"/>
              </w:rPr>
              <w:tab/>
            </w:r>
            <w:r w:rsidRPr="006803C7">
              <w:rPr>
                <w:rStyle w:val="Hyperlink"/>
                <w:rFonts w:cstheme="minorHAnsi"/>
                <w:noProof/>
              </w:rPr>
              <w:t>Effiziente Datenübertragung</w:t>
            </w:r>
            <w:r>
              <w:rPr>
                <w:noProof/>
                <w:webHidden/>
              </w:rPr>
              <w:tab/>
            </w:r>
            <w:r>
              <w:rPr>
                <w:noProof/>
                <w:webHidden/>
              </w:rPr>
              <w:fldChar w:fldCharType="begin"/>
            </w:r>
            <w:r>
              <w:rPr>
                <w:noProof/>
                <w:webHidden/>
              </w:rPr>
              <w:instrText xml:space="preserve"> PAGEREF _Toc482625758 \h </w:instrText>
            </w:r>
            <w:r>
              <w:rPr>
                <w:noProof/>
                <w:webHidden/>
              </w:rPr>
            </w:r>
            <w:r>
              <w:rPr>
                <w:noProof/>
                <w:webHidden/>
              </w:rPr>
              <w:fldChar w:fldCharType="separate"/>
            </w:r>
            <w:r>
              <w:rPr>
                <w:noProof/>
                <w:webHidden/>
              </w:rPr>
              <w:t>16</w:t>
            </w:r>
            <w:r>
              <w:rPr>
                <w:noProof/>
                <w:webHidden/>
              </w:rPr>
              <w:fldChar w:fldCharType="end"/>
            </w:r>
          </w:hyperlink>
        </w:p>
        <w:p w:rsidR="00A27C60" w:rsidRDefault="00A27C60">
          <w:pPr>
            <w:pStyle w:val="Verzeichnis2"/>
            <w:tabs>
              <w:tab w:val="left" w:pos="880"/>
              <w:tab w:val="right" w:leader="dot" w:pos="9344"/>
            </w:tabs>
            <w:rPr>
              <w:rFonts w:eastAsiaTheme="minorEastAsia"/>
              <w:noProof/>
              <w:color w:val="auto"/>
              <w:lang w:eastAsia="de-DE"/>
            </w:rPr>
          </w:pPr>
          <w:hyperlink w:anchor="_Toc482625759" w:history="1">
            <w:r w:rsidRPr="006803C7">
              <w:rPr>
                <w:rStyle w:val="Hyperlink"/>
                <w:rFonts w:cstheme="minorHAnsi"/>
                <w:noProof/>
              </w:rPr>
              <w:t>8.5.</w:t>
            </w:r>
            <w:r>
              <w:rPr>
                <w:rFonts w:eastAsiaTheme="minorEastAsia"/>
                <w:noProof/>
                <w:color w:val="auto"/>
                <w:lang w:eastAsia="de-DE"/>
              </w:rPr>
              <w:tab/>
            </w:r>
            <w:r w:rsidRPr="006803C7">
              <w:rPr>
                <w:rStyle w:val="Hyperlink"/>
                <w:rFonts w:cstheme="minorHAnsi"/>
                <w:noProof/>
              </w:rPr>
              <w:t>Auswertung der Bodendaten</w:t>
            </w:r>
            <w:r>
              <w:rPr>
                <w:noProof/>
                <w:webHidden/>
              </w:rPr>
              <w:tab/>
            </w:r>
            <w:r>
              <w:rPr>
                <w:noProof/>
                <w:webHidden/>
              </w:rPr>
              <w:fldChar w:fldCharType="begin"/>
            </w:r>
            <w:r>
              <w:rPr>
                <w:noProof/>
                <w:webHidden/>
              </w:rPr>
              <w:instrText xml:space="preserve"> PAGEREF _Toc482625759 \h </w:instrText>
            </w:r>
            <w:r>
              <w:rPr>
                <w:noProof/>
                <w:webHidden/>
              </w:rPr>
            </w:r>
            <w:r>
              <w:rPr>
                <w:noProof/>
                <w:webHidden/>
              </w:rPr>
              <w:fldChar w:fldCharType="separate"/>
            </w:r>
            <w:r>
              <w:rPr>
                <w:noProof/>
                <w:webHidden/>
              </w:rPr>
              <w:t>16</w:t>
            </w:r>
            <w:r>
              <w:rPr>
                <w:noProof/>
                <w:webHidden/>
              </w:rPr>
              <w:fldChar w:fldCharType="end"/>
            </w:r>
          </w:hyperlink>
        </w:p>
        <w:p w:rsidR="00A27C60" w:rsidRDefault="00A27C60">
          <w:pPr>
            <w:pStyle w:val="Verzeichnis2"/>
            <w:tabs>
              <w:tab w:val="left" w:pos="880"/>
              <w:tab w:val="right" w:leader="dot" w:pos="9344"/>
            </w:tabs>
            <w:rPr>
              <w:rFonts w:eastAsiaTheme="minorEastAsia"/>
              <w:noProof/>
              <w:color w:val="auto"/>
              <w:lang w:eastAsia="de-DE"/>
            </w:rPr>
          </w:pPr>
          <w:hyperlink w:anchor="_Toc482625760" w:history="1">
            <w:r w:rsidRPr="006803C7">
              <w:rPr>
                <w:rStyle w:val="Hyperlink"/>
                <w:rFonts w:cstheme="minorHAnsi"/>
                <w:noProof/>
              </w:rPr>
              <w:t>8.6.</w:t>
            </w:r>
            <w:r>
              <w:rPr>
                <w:rFonts w:eastAsiaTheme="minorEastAsia"/>
                <w:noProof/>
                <w:color w:val="auto"/>
                <w:lang w:eastAsia="de-DE"/>
              </w:rPr>
              <w:tab/>
            </w:r>
            <w:r w:rsidRPr="006803C7">
              <w:rPr>
                <w:rStyle w:val="Hyperlink"/>
                <w:rFonts w:cstheme="minorHAnsi"/>
                <w:noProof/>
              </w:rPr>
              <w:t>Effiziente Erstellung interaktiver Anleitungen</w:t>
            </w:r>
            <w:r>
              <w:rPr>
                <w:noProof/>
                <w:webHidden/>
              </w:rPr>
              <w:tab/>
            </w:r>
            <w:r>
              <w:rPr>
                <w:noProof/>
                <w:webHidden/>
              </w:rPr>
              <w:fldChar w:fldCharType="begin"/>
            </w:r>
            <w:r>
              <w:rPr>
                <w:noProof/>
                <w:webHidden/>
              </w:rPr>
              <w:instrText xml:space="preserve"> PAGEREF _Toc482625760 \h </w:instrText>
            </w:r>
            <w:r>
              <w:rPr>
                <w:noProof/>
                <w:webHidden/>
              </w:rPr>
            </w:r>
            <w:r>
              <w:rPr>
                <w:noProof/>
                <w:webHidden/>
              </w:rPr>
              <w:fldChar w:fldCharType="separate"/>
            </w:r>
            <w:r>
              <w:rPr>
                <w:noProof/>
                <w:webHidden/>
              </w:rPr>
              <w:t>17</w:t>
            </w:r>
            <w:r>
              <w:rPr>
                <w:noProof/>
                <w:webHidden/>
              </w:rPr>
              <w:fldChar w:fldCharType="end"/>
            </w:r>
          </w:hyperlink>
        </w:p>
        <w:p w:rsidR="00A27C60" w:rsidRDefault="00A27C60">
          <w:pPr>
            <w:pStyle w:val="Verzeichnis2"/>
            <w:tabs>
              <w:tab w:val="left" w:pos="880"/>
              <w:tab w:val="right" w:leader="dot" w:pos="9344"/>
            </w:tabs>
            <w:rPr>
              <w:rFonts w:eastAsiaTheme="minorEastAsia"/>
              <w:noProof/>
              <w:color w:val="auto"/>
              <w:lang w:eastAsia="de-DE"/>
            </w:rPr>
          </w:pPr>
          <w:hyperlink w:anchor="_Toc482625761" w:history="1">
            <w:r w:rsidRPr="006803C7">
              <w:rPr>
                <w:rStyle w:val="Hyperlink"/>
                <w:rFonts w:cstheme="minorHAnsi"/>
                <w:noProof/>
              </w:rPr>
              <w:t>8.7.</w:t>
            </w:r>
            <w:r>
              <w:rPr>
                <w:rFonts w:eastAsiaTheme="minorEastAsia"/>
                <w:noProof/>
                <w:color w:val="auto"/>
                <w:lang w:eastAsia="de-DE"/>
              </w:rPr>
              <w:tab/>
            </w:r>
            <w:r w:rsidRPr="006803C7">
              <w:rPr>
                <w:rStyle w:val="Hyperlink"/>
                <w:rFonts w:cstheme="minorHAnsi"/>
                <w:noProof/>
              </w:rPr>
              <w:t>Klimatische Daten der Externen Dienste</w:t>
            </w:r>
            <w:r>
              <w:rPr>
                <w:noProof/>
                <w:webHidden/>
              </w:rPr>
              <w:tab/>
            </w:r>
            <w:r>
              <w:rPr>
                <w:noProof/>
                <w:webHidden/>
              </w:rPr>
              <w:fldChar w:fldCharType="begin"/>
            </w:r>
            <w:r>
              <w:rPr>
                <w:noProof/>
                <w:webHidden/>
              </w:rPr>
              <w:instrText xml:space="preserve"> PAGEREF _Toc482625761 \h </w:instrText>
            </w:r>
            <w:r>
              <w:rPr>
                <w:noProof/>
                <w:webHidden/>
              </w:rPr>
            </w:r>
            <w:r>
              <w:rPr>
                <w:noProof/>
                <w:webHidden/>
              </w:rPr>
              <w:fldChar w:fldCharType="separate"/>
            </w:r>
            <w:r>
              <w:rPr>
                <w:noProof/>
                <w:webHidden/>
              </w:rPr>
              <w:t>17</w:t>
            </w:r>
            <w:r>
              <w:rPr>
                <w:noProof/>
                <w:webHidden/>
              </w:rPr>
              <w:fldChar w:fldCharType="end"/>
            </w:r>
          </w:hyperlink>
        </w:p>
        <w:p w:rsidR="00A27C60" w:rsidRDefault="00A27C60">
          <w:pPr>
            <w:pStyle w:val="Verzeichnis2"/>
            <w:tabs>
              <w:tab w:val="left" w:pos="880"/>
              <w:tab w:val="right" w:leader="dot" w:pos="9344"/>
            </w:tabs>
            <w:rPr>
              <w:rFonts w:eastAsiaTheme="minorEastAsia"/>
              <w:noProof/>
              <w:color w:val="auto"/>
              <w:lang w:eastAsia="de-DE"/>
            </w:rPr>
          </w:pPr>
          <w:hyperlink w:anchor="_Toc482625762" w:history="1">
            <w:r w:rsidRPr="006803C7">
              <w:rPr>
                <w:rStyle w:val="Hyperlink"/>
                <w:rFonts w:cstheme="minorHAnsi"/>
                <w:noProof/>
              </w:rPr>
              <w:t>8.8.</w:t>
            </w:r>
            <w:r>
              <w:rPr>
                <w:rFonts w:eastAsiaTheme="minorEastAsia"/>
                <w:noProof/>
                <w:color w:val="auto"/>
                <w:lang w:eastAsia="de-DE"/>
              </w:rPr>
              <w:tab/>
            </w:r>
            <w:r w:rsidRPr="006803C7">
              <w:rPr>
                <w:rStyle w:val="Hyperlink"/>
                <w:rFonts w:cstheme="minorHAnsi"/>
                <w:noProof/>
              </w:rPr>
              <w:t>Erstellung der Anleitungen für Mobiltelefone</w:t>
            </w:r>
            <w:r>
              <w:rPr>
                <w:noProof/>
                <w:webHidden/>
              </w:rPr>
              <w:tab/>
            </w:r>
            <w:r>
              <w:rPr>
                <w:noProof/>
                <w:webHidden/>
              </w:rPr>
              <w:fldChar w:fldCharType="begin"/>
            </w:r>
            <w:r>
              <w:rPr>
                <w:noProof/>
                <w:webHidden/>
              </w:rPr>
              <w:instrText xml:space="preserve"> PAGEREF _Toc482625762 \h </w:instrText>
            </w:r>
            <w:r>
              <w:rPr>
                <w:noProof/>
                <w:webHidden/>
              </w:rPr>
            </w:r>
            <w:r>
              <w:rPr>
                <w:noProof/>
                <w:webHidden/>
              </w:rPr>
              <w:fldChar w:fldCharType="separate"/>
            </w:r>
            <w:r>
              <w:rPr>
                <w:noProof/>
                <w:webHidden/>
              </w:rPr>
              <w:t>17</w:t>
            </w:r>
            <w:r>
              <w:rPr>
                <w:noProof/>
                <w:webHidden/>
              </w:rPr>
              <w:fldChar w:fldCharType="end"/>
            </w:r>
          </w:hyperlink>
        </w:p>
        <w:p w:rsidR="00A27C60" w:rsidRDefault="00A27C60">
          <w:pPr>
            <w:pStyle w:val="Verzeichnis2"/>
            <w:tabs>
              <w:tab w:val="left" w:pos="880"/>
              <w:tab w:val="right" w:leader="dot" w:pos="9344"/>
            </w:tabs>
            <w:rPr>
              <w:rFonts w:eastAsiaTheme="minorEastAsia"/>
              <w:noProof/>
              <w:color w:val="auto"/>
              <w:lang w:eastAsia="de-DE"/>
            </w:rPr>
          </w:pPr>
          <w:hyperlink w:anchor="_Toc482625763" w:history="1">
            <w:r w:rsidRPr="006803C7">
              <w:rPr>
                <w:rStyle w:val="Hyperlink"/>
                <w:rFonts w:cstheme="minorHAnsi"/>
                <w:noProof/>
              </w:rPr>
              <w:t>8.9.</w:t>
            </w:r>
            <w:r>
              <w:rPr>
                <w:rFonts w:eastAsiaTheme="minorEastAsia"/>
                <w:noProof/>
                <w:color w:val="auto"/>
                <w:lang w:eastAsia="de-DE"/>
              </w:rPr>
              <w:tab/>
            </w:r>
            <w:r w:rsidRPr="006803C7">
              <w:rPr>
                <w:rStyle w:val="Hyperlink"/>
                <w:rFonts w:cstheme="minorHAnsi"/>
                <w:noProof/>
              </w:rPr>
              <w:t>Didaktische Darstellung der Informationen</w:t>
            </w:r>
            <w:r>
              <w:rPr>
                <w:noProof/>
                <w:webHidden/>
              </w:rPr>
              <w:tab/>
            </w:r>
            <w:r>
              <w:rPr>
                <w:noProof/>
                <w:webHidden/>
              </w:rPr>
              <w:fldChar w:fldCharType="begin"/>
            </w:r>
            <w:r>
              <w:rPr>
                <w:noProof/>
                <w:webHidden/>
              </w:rPr>
              <w:instrText xml:space="preserve"> PAGEREF _Toc482625763 \h </w:instrText>
            </w:r>
            <w:r>
              <w:rPr>
                <w:noProof/>
                <w:webHidden/>
              </w:rPr>
            </w:r>
            <w:r>
              <w:rPr>
                <w:noProof/>
                <w:webHidden/>
              </w:rPr>
              <w:fldChar w:fldCharType="separate"/>
            </w:r>
            <w:r>
              <w:rPr>
                <w:noProof/>
                <w:webHidden/>
              </w:rPr>
              <w:t>17</w:t>
            </w:r>
            <w:r>
              <w:rPr>
                <w:noProof/>
                <w:webHidden/>
              </w:rPr>
              <w:fldChar w:fldCharType="end"/>
            </w:r>
          </w:hyperlink>
        </w:p>
        <w:p w:rsidR="00A27C60" w:rsidRDefault="00A27C60">
          <w:pPr>
            <w:pStyle w:val="Verzeichnis2"/>
            <w:tabs>
              <w:tab w:val="left" w:pos="1100"/>
              <w:tab w:val="right" w:leader="dot" w:pos="9344"/>
            </w:tabs>
            <w:rPr>
              <w:rFonts w:eastAsiaTheme="minorEastAsia"/>
              <w:noProof/>
              <w:color w:val="auto"/>
              <w:lang w:eastAsia="de-DE"/>
            </w:rPr>
          </w:pPr>
          <w:hyperlink w:anchor="_Toc482625764" w:history="1">
            <w:r w:rsidRPr="006803C7">
              <w:rPr>
                <w:rStyle w:val="Hyperlink"/>
                <w:rFonts w:cstheme="minorHAnsi"/>
                <w:noProof/>
              </w:rPr>
              <w:t>8.10.</w:t>
            </w:r>
            <w:r>
              <w:rPr>
                <w:rFonts w:eastAsiaTheme="minorEastAsia"/>
                <w:noProof/>
                <w:color w:val="auto"/>
                <w:lang w:eastAsia="de-DE"/>
              </w:rPr>
              <w:tab/>
            </w:r>
            <w:r w:rsidRPr="006803C7">
              <w:rPr>
                <w:rStyle w:val="Hyperlink"/>
                <w:rFonts w:cstheme="minorHAnsi"/>
                <w:noProof/>
              </w:rPr>
              <w:t>Fazit</w:t>
            </w:r>
            <w:r>
              <w:rPr>
                <w:noProof/>
                <w:webHidden/>
              </w:rPr>
              <w:tab/>
            </w:r>
            <w:r>
              <w:rPr>
                <w:noProof/>
                <w:webHidden/>
              </w:rPr>
              <w:fldChar w:fldCharType="begin"/>
            </w:r>
            <w:r>
              <w:rPr>
                <w:noProof/>
                <w:webHidden/>
              </w:rPr>
              <w:instrText xml:space="preserve"> PAGEREF _Toc482625764 \h </w:instrText>
            </w:r>
            <w:r>
              <w:rPr>
                <w:noProof/>
                <w:webHidden/>
              </w:rPr>
            </w:r>
            <w:r>
              <w:rPr>
                <w:noProof/>
                <w:webHidden/>
              </w:rPr>
              <w:fldChar w:fldCharType="separate"/>
            </w:r>
            <w:r>
              <w:rPr>
                <w:noProof/>
                <w:webHidden/>
              </w:rPr>
              <w:t>18</w:t>
            </w:r>
            <w:r>
              <w:rPr>
                <w:noProof/>
                <w:webHidden/>
              </w:rPr>
              <w:fldChar w:fldCharType="end"/>
            </w:r>
          </w:hyperlink>
        </w:p>
        <w:p w:rsidR="00A27C60" w:rsidRDefault="00A27C60">
          <w:pPr>
            <w:pStyle w:val="Verzeichnis1"/>
            <w:tabs>
              <w:tab w:val="left" w:pos="440"/>
              <w:tab w:val="right" w:leader="dot" w:pos="9344"/>
            </w:tabs>
            <w:rPr>
              <w:rFonts w:eastAsiaTheme="minorEastAsia"/>
              <w:noProof/>
              <w:color w:val="auto"/>
              <w:lang w:eastAsia="de-DE"/>
            </w:rPr>
          </w:pPr>
          <w:hyperlink w:anchor="_Toc482625765" w:history="1">
            <w:r w:rsidRPr="006803C7">
              <w:rPr>
                <w:rStyle w:val="Hyperlink"/>
                <w:rFonts w:cstheme="minorHAnsi"/>
                <w:noProof/>
              </w:rPr>
              <w:t>9.</w:t>
            </w:r>
            <w:r>
              <w:rPr>
                <w:rFonts w:eastAsiaTheme="minorEastAsia"/>
                <w:noProof/>
                <w:color w:val="auto"/>
                <w:lang w:eastAsia="de-DE"/>
              </w:rPr>
              <w:tab/>
            </w:r>
            <w:r w:rsidRPr="006803C7">
              <w:rPr>
                <w:rStyle w:val="Hyperlink"/>
                <w:rFonts w:cstheme="minorHAnsi"/>
                <w:noProof/>
              </w:rPr>
              <w:t>Methodischer Rahmen</w:t>
            </w:r>
            <w:r>
              <w:rPr>
                <w:noProof/>
                <w:webHidden/>
              </w:rPr>
              <w:tab/>
            </w:r>
            <w:r>
              <w:rPr>
                <w:noProof/>
                <w:webHidden/>
              </w:rPr>
              <w:fldChar w:fldCharType="begin"/>
            </w:r>
            <w:r>
              <w:rPr>
                <w:noProof/>
                <w:webHidden/>
              </w:rPr>
              <w:instrText xml:space="preserve"> PAGEREF _Toc482625765 \h </w:instrText>
            </w:r>
            <w:r>
              <w:rPr>
                <w:noProof/>
                <w:webHidden/>
              </w:rPr>
            </w:r>
            <w:r>
              <w:rPr>
                <w:noProof/>
                <w:webHidden/>
              </w:rPr>
              <w:fldChar w:fldCharType="separate"/>
            </w:r>
            <w:r>
              <w:rPr>
                <w:noProof/>
                <w:webHidden/>
              </w:rPr>
              <w:t>18</w:t>
            </w:r>
            <w:r>
              <w:rPr>
                <w:noProof/>
                <w:webHidden/>
              </w:rPr>
              <w:fldChar w:fldCharType="end"/>
            </w:r>
          </w:hyperlink>
        </w:p>
        <w:p w:rsidR="00A27C60" w:rsidRDefault="00A27C60">
          <w:pPr>
            <w:pStyle w:val="Verzeichnis2"/>
            <w:tabs>
              <w:tab w:val="left" w:pos="880"/>
              <w:tab w:val="right" w:leader="dot" w:pos="9344"/>
            </w:tabs>
            <w:rPr>
              <w:rFonts w:eastAsiaTheme="minorEastAsia"/>
              <w:noProof/>
              <w:color w:val="auto"/>
              <w:lang w:eastAsia="de-DE"/>
            </w:rPr>
          </w:pPr>
          <w:hyperlink w:anchor="_Toc482625766" w:history="1">
            <w:r w:rsidRPr="006803C7">
              <w:rPr>
                <w:rStyle w:val="Hyperlink"/>
                <w:rFonts w:cstheme="minorHAnsi"/>
                <w:noProof/>
              </w:rPr>
              <w:t>9.1.</w:t>
            </w:r>
            <w:r>
              <w:rPr>
                <w:rFonts w:eastAsiaTheme="minorEastAsia"/>
                <w:noProof/>
                <w:color w:val="auto"/>
                <w:lang w:eastAsia="de-DE"/>
              </w:rPr>
              <w:tab/>
            </w:r>
            <w:r w:rsidRPr="006803C7">
              <w:rPr>
                <w:rStyle w:val="Hyperlink"/>
                <w:rFonts w:cstheme="minorHAnsi"/>
                <w:noProof/>
              </w:rPr>
              <w:t>Auswahl des methodischen Rahmens</w:t>
            </w:r>
            <w:r>
              <w:rPr>
                <w:noProof/>
                <w:webHidden/>
              </w:rPr>
              <w:tab/>
            </w:r>
            <w:r>
              <w:rPr>
                <w:noProof/>
                <w:webHidden/>
              </w:rPr>
              <w:fldChar w:fldCharType="begin"/>
            </w:r>
            <w:r>
              <w:rPr>
                <w:noProof/>
                <w:webHidden/>
              </w:rPr>
              <w:instrText xml:space="preserve"> PAGEREF _Toc482625766 \h </w:instrText>
            </w:r>
            <w:r>
              <w:rPr>
                <w:noProof/>
                <w:webHidden/>
              </w:rPr>
            </w:r>
            <w:r>
              <w:rPr>
                <w:noProof/>
                <w:webHidden/>
              </w:rPr>
              <w:fldChar w:fldCharType="separate"/>
            </w:r>
            <w:r>
              <w:rPr>
                <w:noProof/>
                <w:webHidden/>
              </w:rPr>
              <w:t>18</w:t>
            </w:r>
            <w:r>
              <w:rPr>
                <w:noProof/>
                <w:webHidden/>
              </w:rPr>
              <w:fldChar w:fldCharType="end"/>
            </w:r>
          </w:hyperlink>
        </w:p>
        <w:p w:rsidR="00A27C60" w:rsidRDefault="00A27C60">
          <w:pPr>
            <w:pStyle w:val="Verzeichnis2"/>
            <w:tabs>
              <w:tab w:val="left" w:pos="880"/>
              <w:tab w:val="right" w:leader="dot" w:pos="9344"/>
            </w:tabs>
            <w:rPr>
              <w:rFonts w:eastAsiaTheme="minorEastAsia"/>
              <w:noProof/>
              <w:color w:val="auto"/>
              <w:lang w:eastAsia="de-DE"/>
            </w:rPr>
          </w:pPr>
          <w:hyperlink w:anchor="_Toc482625767" w:history="1">
            <w:r w:rsidRPr="006803C7">
              <w:rPr>
                <w:rStyle w:val="Hyperlink"/>
                <w:rFonts w:cstheme="minorHAnsi"/>
                <w:noProof/>
              </w:rPr>
              <w:t>9.2.</w:t>
            </w:r>
            <w:r>
              <w:rPr>
                <w:rFonts w:eastAsiaTheme="minorEastAsia"/>
                <w:noProof/>
                <w:color w:val="auto"/>
                <w:lang w:eastAsia="de-DE"/>
              </w:rPr>
              <w:tab/>
            </w:r>
            <w:r w:rsidRPr="006803C7">
              <w:rPr>
                <w:rStyle w:val="Hyperlink"/>
                <w:rFonts w:cstheme="minorHAnsi"/>
                <w:noProof/>
              </w:rPr>
              <w:t>Auswahl des Vorgehensmodells</w:t>
            </w:r>
            <w:r>
              <w:rPr>
                <w:noProof/>
                <w:webHidden/>
              </w:rPr>
              <w:tab/>
            </w:r>
            <w:r>
              <w:rPr>
                <w:noProof/>
                <w:webHidden/>
              </w:rPr>
              <w:fldChar w:fldCharType="begin"/>
            </w:r>
            <w:r>
              <w:rPr>
                <w:noProof/>
                <w:webHidden/>
              </w:rPr>
              <w:instrText xml:space="preserve"> PAGEREF _Toc482625767 \h </w:instrText>
            </w:r>
            <w:r>
              <w:rPr>
                <w:noProof/>
                <w:webHidden/>
              </w:rPr>
            </w:r>
            <w:r>
              <w:rPr>
                <w:noProof/>
                <w:webHidden/>
              </w:rPr>
              <w:fldChar w:fldCharType="separate"/>
            </w:r>
            <w:r>
              <w:rPr>
                <w:noProof/>
                <w:webHidden/>
              </w:rPr>
              <w:t>18</w:t>
            </w:r>
            <w:r>
              <w:rPr>
                <w:noProof/>
                <w:webHidden/>
              </w:rPr>
              <w:fldChar w:fldCharType="end"/>
            </w:r>
          </w:hyperlink>
        </w:p>
        <w:p w:rsidR="00A27C60" w:rsidRDefault="00A27C60">
          <w:pPr>
            <w:pStyle w:val="Verzeichnis2"/>
            <w:tabs>
              <w:tab w:val="left" w:pos="880"/>
              <w:tab w:val="right" w:leader="dot" w:pos="9344"/>
            </w:tabs>
            <w:rPr>
              <w:rFonts w:eastAsiaTheme="minorEastAsia"/>
              <w:noProof/>
              <w:color w:val="auto"/>
              <w:lang w:eastAsia="de-DE"/>
            </w:rPr>
          </w:pPr>
          <w:hyperlink w:anchor="_Toc482625768" w:history="1">
            <w:r w:rsidRPr="006803C7">
              <w:rPr>
                <w:rStyle w:val="Hyperlink"/>
                <w:rFonts w:cstheme="minorHAnsi"/>
                <w:noProof/>
              </w:rPr>
              <w:t>9.3.</w:t>
            </w:r>
            <w:r>
              <w:rPr>
                <w:rFonts w:eastAsiaTheme="minorEastAsia"/>
                <w:noProof/>
                <w:color w:val="auto"/>
                <w:lang w:eastAsia="de-DE"/>
              </w:rPr>
              <w:tab/>
            </w:r>
            <w:r w:rsidRPr="006803C7">
              <w:rPr>
                <w:rStyle w:val="Hyperlink"/>
                <w:rFonts w:cstheme="minorHAnsi"/>
                <w:noProof/>
              </w:rPr>
              <w:t>Fazit</w:t>
            </w:r>
            <w:r>
              <w:rPr>
                <w:noProof/>
                <w:webHidden/>
              </w:rPr>
              <w:tab/>
            </w:r>
            <w:r>
              <w:rPr>
                <w:noProof/>
                <w:webHidden/>
              </w:rPr>
              <w:fldChar w:fldCharType="begin"/>
            </w:r>
            <w:r>
              <w:rPr>
                <w:noProof/>
                <w:webHidden/>
              </w:rPr>
              <w:instrText xml:space="preserve"> PAGEREF _Toc482625768 \h </w:instrText>
            </w:r>
            <w:r>
              <w:rPr>
                <w:noProof/>
                <w:webHidden/>
              </w:rPr>
            </w:r>
            <w:r>
              <w:rPr>
                <w:noProof/>
                <w:webHidden/>
              </w:rPr>
              <w:fldChar w:fldCharType="separate"/>
            </w:r>
            <w:r>
              <w:rPr>
                <w:noProof/>
                <w:webHidden/>
              </w:rPr>
              <w:t>19</w:t>
            </w:r>
            <w:r>
              <w:rPr>
                <w:noProof/>
                <w:webHidden/>
              </w:rPr>
              <w:fldChar w:fldCharType="end"/>
            </w:r>
          </w:hyperlink>
        </w:p>
        <w:p w:rsidR="00A27C60" w:rsidRDefault="00A27C60">
          <w:pPr>
            <w:pStyle w:val="Verzeichnis1"/>
            <w:tabs>
              <w:tab w:val="left" w:pos="660"/>
              <w:tab w:val="right" w:leader="dot" w:pos="9344"/>
            </w:tabs>
            <w:rPr>
              <w:rFonts w:eastAsiaTheme="minorEastAsia"/>
              <w:noProof/>
              <w:color w:val="auto"/>
              <w:lang w:eastAsia="de-DE"/>
            </w:rPr>
          </w:pPr>
          <w:hyperlink w:anchor="_Toc482625769" w:history="1">
            <w:r w:rsidRPr="006803C7">
              <w:rPr>
                <w:rStyle w:val="Hyperlink"/>
                <w:rFonts w:cstheme="minorHAnsi"/>
                <w:noProof/>
              </w:rPr>
              <w:t>10.</w:t>
            </w:r>
            <w:r>
              <w:rPr>
                <w:rFonts w:eastAsiaTheme="minorEastAsia"/>
                <w:noProof/>
                <w:color w:val="auto"/>
                <w:lang w:eastAsia="de-DE"/>
              </w:rPr>
              <w:tab/>
            </w:r>
            <w:r w:rsidRPr="006803C7">
              <w:rPr>
                <w:rStyle w:val="Hyperlink"/>
                <w:rFonts w:cstheme="minorHAnsi"/>
                <w:noProof/>
              </w:rPr>
              <w:t>Kommunikationsmodell</w:t>
            </w:r>
            <w:r>
              <w:rPr>
                <w:noProof/>
                <w:webHidden/>
              </w:rPr>
              <w:tab/>
            </w:r>
            <w:r>
              <w:rPr>
                <w:noProof/>
                <w:webHidden/>
              </w:rPr>
              <w:fldChar w:fldCharType="begin"/>
            </w:r>
            <w:r>
              <w:rPr>
                <w:noProof/>
                <w:webHidden/>
              </w:rPr>
              <w:instrText xml:space="preserve"> PAGEREF _Toc482625769 \h </w:instrText>
            </w:r>
            <w:r>
              <w:rPr>
                <w:noProof/>
                <w:webHidden/>
              </w:rPr>
            </w:r>
            <w:r>
              <w:rPr>
                <w:noProof/>
                <w:webHidden/>
              </w:rPr>
              <w:fldChar w:fldCharType="separate"/>
            </w:r>
            <w:r>
              <w:rPr>
                <w:noProof/>
                <w:webHidden/>
              </w:rPr>
              <w:t>20</w:t>
            </w:r>
            <w:r>
              <w:rPr>
                <w:noProof/>
                <w:webHidden/>
              </w:rPr>
              <w:fldChar w:fldCharType="end"/>
            </w:r>
          </w:hyperlink>
        </w:p>
        <w:p w:rsidR="00A27C60" w:rsidRDefault="00A27C60">
          <w:pPr>
            <w:pStyle w:val="Verzeichnis2"/>
            <w:tabs>
              <w:tab w:val="left" w:pos="1100"/>
              <w:tab w:val="right" w:leader="dot" w:pos="9344"/>
            </w:tabs>
            <w:rPr>
              <w:rFonts w:eastAsiaTheme="minorEastAsia"/>
              <w:noProof/>
              <w:color w:val="auto"/>
              <w:lang w:eastAsia="de-DE"/>
            </w:rPr>
          </w:pPr>
          <w:hyperlink w:anchor="_Toc482625770" w:history="1">
            <w:r w:rsidRPr="006803C7">
              <w:rPr>
                <w:rStyle w:val="Hyperlink"/>
                <w:rFonts w:cstheme="minorHAnsi"/>
                <w:noProof/>
              </w:rPr>
              <w:t>10.1.</w:t>
            </w:r>
            <w:r>
              <w:rPr>
                <w:rFonts w:eastAsiaTheme="minorEastAsia"/>
                <w:noProof/>
                <w:color w:val="auto"/>
                <w:lang w:eastAsia="de-DE"/>
              </w:rPr>
              <w:tab/>
            </w:r>
            <w:r w:rsidRPr="006803C7">
              <w:rPr>
                <w:rStyle w:val="Hyperlink"/>
                <w:rFonts w:cstheme="minorHAnsi"/>
                <w:noProof/>
              </w:rPr>
              <w:t>Deskriptives Modell</w:t>
            </w:r>
            <w:r>
              <w:rPr>
                <w:noProof/>
                <w:webHidden/>
              </w:rPr>
              <w:tab/>
            </w:r>
            <w:r>
              <w:rPr>
                <w:noProof/>
                <w:webHidden/>
              </w:rPr>
              <w:fldChar w:fldCharType="begin"/>
            </w:r>
            <w:r>
              <w:rPr>
                <w:noProof/>
                <w:webHidden/>
              </w:rPr>
              <w:instrText xml:space="preserve"> PAGEREF _Toc482625770 \h </w:instrText>
            </w:r>
            <w:r>
              <w:rPr>
                <w:noProof/>
                <w:webHidden/>
              </w:rPr>
            </w:r>
            <w:r>
              <w:rPr>
                <w:noProof/>
                <w:webHidden/>
              </w:rPr>
              <w:fldChar w:fldCharType="separate"/>
            </w:r>
            <w:r>
              <w:rPr>
                <w:noProof/>
                <w:webHidden/>
              </w:rPr>
              <w:t>20</w:t>
            </w:r>
            <w:r>
              <w:rPr>
                <w:noProof/>
                <w:webHidden/>
              </w:rPr>
              <w:fldChar w:fldCharType="end"/>
            </w:r>
          </w:hyperlink>
        </w:p>
        <w:p w:rsidR="00A27C60" w:rsidRDefault="00A27C60">
          <w:pPr>
            <w:pStyle w:val="Verzeichnis2"/>
            <w:tabs>
              <w:tab w:val="left" w:pos="1100"/>
              <w:tab w:val="right" w:leader="dot" w:pos="9344"/>
            </w:tabs>
            <w:rPr>
              <w:rFonts w:eastAsiaTheme="minorEastAsia"/>
              <w:noProof/>
              <w:color w:val="auto"/>
              <w:lang w:eastAsia="de-DE"/>
            </w:rPr>
          </w:pPr>
          <w:hyperlink w:anchor="_Toc482625771" w:history="1">
            <w:r w:rsidRPr="006803C7">
              <w:rPr>
                <w:rStyle w:val="Hyperlink"/>
                <w:rFonts w:cstheme="minorHAnsi"/>
                <w:noProof/>
              </w:rPr>
              <w:t>10.2.</w:t>
            </w:r>
            <w:r>
              <w:rPr>
                <w:rFonts w:eastAsiaTheme="minorEastAsia"/>
                <w:noProof/>
                <w:color w:val="auto"/>
                <w:lang w:eastAsia="de-DE"/>
              </w:rPr>
              <w:tab/>
            </w:r>
            <w:r w:rsidRPr="006803C7">
              <w:rPr>
                <w:rStyle w:val="Hyperlink"/>
                <w:rFonts w:cstheme="minorHAnsi"/>
                <w:noProof/>
              </w:rPr>
              <w:t>Präskriptives Modell</w:t>
            </w:r>
            <w:r>
              <w:rPr>
                <w:noProof/>
                <w:webHidden/>
              </w:rPr>
              <w:tab/>
            </w:r>
            <w:r>
              <w:rPr>
                <w:noProof/>
                <w:webHidden/>
              </w:rPr>
              <w:fldChar w:fldCharType="begin"/>
            </w:r>
            <w:r>
              <w:rPr>
                <w:noProof/>
                <w:webHidden/>
              </w:rPr>
              <w:instrText xml:space="preserve"> PAGEREF _Toc482625771 \h </w:instrText>
            </w:r>
            <w:r>
              <w:rPr>
                <w:noProof/>
                <w:webHidden/>
              </w:rPr>
            </w:r>
            <w:r>
              <w:rPr>
                <w:noProof/>
                <w:webHidden/>
              </w:rPr>
              <w:fldChar w:fldCharType="separate"/>
            </w:r>
            <w:r>
              <w:rPr>
                <w:noProof/>
                <w:webHidden/>
              </w:rPr>
              <w:t>21</w:t>
            </w:r>
            <w:r>
              <w:rPr>
                <w:noProof/>
                <w:webHidden/>
              </w:rPr>
              <w:fldChar w:fldCharType="end"/>
            </w:r>
          </w:hyperlink>
        </w:p>
        <w:p w:rsidR="00A27C60" w:rsidRDefault="00A27C60">
          <w:pPr>
            <w:pStyle w:val="Verzeichnis1"/>
            <w:tabs>
              <w:tab w:val="left" w:pos="660"/>
              <w:tab w:val="right" w:leader="dot" w:pos="9344"/>
            </w:tabs>
            <w:rPr>
              <w:rFonts w:eastAsiaTheme="minorEastAsia"/>
              <w:noProof/>
              <w:color w:val="auto"/>
              <w:lang w:eastAsia="de-DE"/>
            </w:rPr>
          </w:pPr>
          <w:hyperlink w:anchor="_Toc482625772" w:history="1">
            <w:r w:rsidRPr="006803C7">
              <w:rPr>
                <w:rStyle w:val="Hyperlink"/>
                <w:rFonts w:cstheme="minorHAnsi"/>
                <w:noProof/>
              </w:rPr>
              <w:t>11.</w:t>
            </w:r>
            <w:r>
              <w:rPr>
                <w:rFonts w:eastAsiaTheme="minorEastAsia"/>
                <w:noProof/>
                <w:color w:val="auto"/>
                <w:lang w:eastAsia="de-DE"/>
              </w:rPr>
              <w:tab/>
            </w:r>
            <w:r w:rsidRPr="006803C7">
              <w:rPr>
                <w:rStyle w:val="Hyperlink"/>
                <w:rFonts w:cstheme="minorHAnsi"/>
                <w:noProof/>
              </w:rPr>
              <w:t>Architektur</w:t>
            </w:r>
            <w:r>
              <w:rPr>
                <w:noProof/>
                <w:webHidden/>
              </w:rPr>
              <w:tab/>
            </w:r>
            <w:r>
              <w:rPr>
                <w:noProof/>
                <w:webHidden/>
              </w:rPr>
              <w:fldChar w:fldCharType="begin"/>
            </w:r>
            <w:r>
              <w:rPr>
                <w:noProof/>
                <w:webHidden/>
              </w:rPr>
              <w:instrText xml:space="preserve"> PAGEREF _Toc482625772 \h </w:instrText>
            </w:r>
            <w:r>
              <w:rPr>
                <w:noProof/>
                <w:webHidden/>
              </w:rPr>
            </w:r>
            <w:r>
              <w:rPr>
                <w:noProof/>
                <w:webHidden/>
              </w:rPr>
              <w:fldChar w:fldCharType="separate"/>
            </w:r>
            <w:r>
              <w:rPr>
                <w:noProof/>
                <w:webHidden/>
              </w:rPr>
              <w:t>22</w:t>
            </w:r>
            <w:r>
              <w:rPr>
                <w:noProof/>
                <w:webHidden/>
              </w:rPr>
              <w:fldChar w:fldCharType="end"/>
            </w:r>
          </w:hyperlink>
        </w:p>
        <w:p w:rsidR="00A27C60" w:rsidRDefault="00A27C60">
          <w:pPr>
            <w:pStyle w:val="Verzeichnis1"/>
            <w:tabs>
              <w:tab w:val="left" w:pos="660"/>
              <w:tab w:val="right" w:leader="dot" w:pos="9344"/>
            </w:tabs>
            <w:rPr>
              <w:rFonts w:eastAsiaTheme="minorEastAsia"/>
              <w:noProof/>
              <w:color w:val="auto"/>
              <w:lang w:eastAsia="de-DE"/>
            </w:rPr>
          </w:pPr>
          <w:hyperlink w:anchor="_Toc482625773" w:history="1">
            <w:r w:rsidRPr="006803C7">
              <w:rPr>
                <w:rStyle w:val="Hyperlink"/>
                <w:rFonts w:cstheme="minorHAnsi"/>
                <w:noProof/>
              </w:rPr>
              <w:t>12.</w:t>
            </w:r>
            <w:r>
              <w:rPr>
                <w:rFonts w:eastAsiaTheme="minorEastAsia"/>
                <w:noProof/>
                <w:color w:val="auto"/>
                <w:lang w:eastAsia="de-DE"/>
              </w:rPr>
              <w:tab/>
            </w:r>
            <w:r w:rsidRPr="006803C7">
              <w:rPr>
                <w:rStyle w:val="Hyperlink"/>
                <w:rFonts w:cstheme="minorHAnsi"/>
                <w:noProof/>
              </w:rPr>
              <w:t>Quellenverzeichnis</w:t>
            </w:r>
            <w:r>
              <w:rPr>
                <w:noProof/>
                <w:webHidden/>
              </w:rPr>
              <w:tab/>
            </w:r>
            <w:r>
              <w:rPr>
                <w:noProof/>
                <w:webHidden/>
              </w:rPr>
              <w:fldChar w:fldCharType="begin"/>
            </w:r>
            <w:r>
              <w:rPr>
                <w:noProof/>
                <w:webHidden/>
              </w:rPr>
              <w:instrText xml:space="preserve"> PAGEREF _Toc482625773 \h </w:instrText>
            </w:r>
            <w:r>
              <w:rPr>
                <w:noProof/>
                <w:webHidden/>
              </w:rPr>
            </w:r>
            <w:r>
              <w:rPr>
                <w:noProof/>
                <w:webHidden/>
              </w:rPr>
              <w:fldChar w:fldCharType="separate"/>
            </w:r>
            <w:r>
              <w:rPr>
                <w:noProof/>
                <w:webHidden/>
              </w:rPr>
              <w:t>24</w:t>
            </w:r>
            <w:r>
              <w:rPr>
                <w:noProof/>
                <w:webHidden/>
              </w:rPr>
              <w:fldChar w:fldCharType="end"/>
            </w:r>
          </w:hyperlink>
        </w:p>
        <w:p w:rsidR="00D26579" w:rsidRPr="00266578" w:rsidRDefault="00645572">
          <w:pPr>
            <w:ind w:left="708" w:hanging="708"/>
            <w:rPr>
              <w:rFonts w:cstheme="minorHAnsi"/>
              <w:b/>
              <w:bCs/>
            </w:rPr>
          </w:pPr>
          <w:r w:rsidRPr="00266578">
            <w:rPr>
              <w:rFonts w:cstheme="minorHAnsi"/>
            </w:rPr>
            <w:fldChar w:fldCharType="end"/>
          </w:r>
        </w:p>
      </w:sdtContent>
    </w:sdt>
    <w:p w:rsidR="00D26579" w:rsidRPr="00266578" w:rsidRDefault="00D26579">
      <w:pPr>
        <w:ind w:left="708" w:hanging="708"/>
        <w:rPr>
          <w:rFonts w:cstheme="minorHAnsi"/>
          <w:b/>
          <w:bCs/>
        </w:rPr>
      </w:pPr>
    </w:p>
    <w:p w:rsidR="00D26579" w:rsidRPr="00266578" w:rsidRDefault="00645572">
      <w:pPr>
        <w:rPr>
          <w:rFonts w:cstheme="minorHAnsi"/>
          <w:b/>
          <w:bCs/>
        </w:rPr>
      </w:pPr>
      <w:r w:rsidRPr="00266578">
        <w:rPr>
          <w:rFonts w:cstheme="minorHAnsi"/>
        </w:rPr>
        <w:br w:type="page"/>
      </w:r>
      <w:bookmarkStart w:id="1" w:name="_GoBack"/>
      <w:bookmarkEnd w:id="1"/>
    </w:p>
    <w:p w:rsidR="00D26579" w:rsidRPr="00266578" w:rsidRDefault="00645572">
      <w:pPr>
        <w:pStyle w:val="Inhaltsverzeichnisberschrift"/>
        <w:rPr>
          <w:rFonts w:cstheme="minorHAnsi"/>
        </w:rPr>
      </w:pPr>
      <w:bookmarkStart w:id="2" w:name="_Toc482625737"/>
      <w:proofErr w:type="spellStart"/>
      <w:r w:rsidRPr="00266578">
        <w:rPr>
          <w:rFonts w:cstheme="minorHAnsi"/>
          <w:color w:val="767171" w:themeColor="background2" w:themeShade="80"/>
        </w:rPr>
        <w:lastRenderedPageBreak/>
        <w:t>Abbildungsverzeichniss</w:t>
      </w:r>
      <w:bookmarkEnd w:id="2"/>
      <w:proofErr w:type="spellEnd"/>
    </w:p>
    <w:p w:rsidR="00536779" w:rsidRDefault="00645572">
      <w:pPr>
        <w:pStyle w:val="Abbildungsverzeichnis"/>
        <w:tabs>
          <w:tab w:val="right" w:leader="dot" w:pos="9344"/>
        </w:tabs>
        <w:rPr>
          <w:rFonts w:eastAsiaTheme="minorEastAsia"/>
          <w:noProof/>
          <w:color w:val="auto"/>
          <w:lang w:eastAsia="de-DE"/>
        </w:rPr>
      </w:pPr>
      <w:r w:rsidRPr="00266578">
        <w:rPr>
          <w:rFonts w:cstheme="minorHAnsi"/>
        </w:rPr>
        <w:fldChar w:fldCharType="begin"/>
      </w:r>
      <w:r w:rsidRPr="00266578">
        <w:rPr>
          <w:rFonts w:cstheme="minorHAnsi"/>
        </w:rPr>
        <w:instrText>TOC \c "Abb."</w:instrText>
      </w:r>
      <w:r w:rsidRPr="00266578">
        <w:rPr>
          <w:rFonts w:cstheme="minorHAnsi"/>
        </w:rPr>
        <w:fldChar w:fldCharType="separate"/>
      </w:r>
      <w:r w:rsidR="00536779">
        <w:rPr>
          <w:noProof/>
        </w:rPr>
        <w:t>Abb. 1 Ursachen für Analphabetismus</w:t>
      </w:r>
      <w:r w:rsidR="00536779">
        <w:rPr>
          <w:noProof/>
        </w:rPr>
        <w:tab/>
      </w:r>
      <w:r w:rsidR="00536779">
        <w:rPr>
          <w:noProof/>
        </w:rPr>
        <w:fldChar w:fldCharType="begin"/>
      </w:r>
      <w:r w:rsidR="00536779">
        <w:rPr>
          <w:noProof/>
        </w:rPr>
        <w:instrText xml:space="preserve"> PAGEREF _Toc482624114 \h </w:instrText>
      </w:r>
      <w:r w:rsidR="00536779">
        <w:rPr>
          <w:noProof/>
        </w:rPr>
      </w:r>
      <w:r w:rsidR="00536779">
        <w:rPr>
          <w:noProof/>
        </w:rPr>
        <w:fldChar w:fldCharType="separate"/>
      </w:r>
      <w:r w:rsidR="00536779">
        <w:rPr>
          <w:noProof/>
        </w:rPr>
        <w:t>6</w:t>
      </w:r>
      <w:r w:rsidR="00536779">
        <w:rPr>
          <w:noProof/>
        </w:rPr>
        <w:fldChar w:fldCharType="end"/>
      </w:r>
    </w:p>
    <w:p w:rsidR="00536779" w:rsidRDefault="00536779">
      <w:pPr>
        <w:pStyle w:val="Abbildungsverzeichnis"/>
        <w:tabs>
          <w:tab w:val="right" w:leader="dot" w:pos="9344"/>
        </w:tabs>
        <w:rPr>
          <w:rFonts w:eastAsiaTheme="minorEastAsia"/>
          <w:noProof/>
          <w:color w:val="auto"/>
          <w:lang w:eastAsia="de-DE"/>
        </w:rPr>
      </w:pPr>
      <w:r>
        <w:rPr>
          <w:noProof/>
        </w:rPr>
        <w:t>Abb. 2 Übersicht der Faktoren welche die Bodenfruchtbarkeit beeinflussen</w:t>
      </w:r>
      <w:r>
        <w:rPr>
          <w:noProof/>
        </w:rPr>
        <w:tab/>
      </w:r>
      <w:r>
        <w:rPr>
          <w:noProof/>
        </w:rPr>
        <w:fldChar w:fldCharType="begin"/>
      </w:r>
      <w:r>
        <w:rPr>
          <w:noProof/>
        </w:rPr>
        <w:instrText xml:space="preserve"> PAGEREF _Toc482624115 \h </w:instrText>
      </w:r>
      <w:r>
        <w:rPr>
          <w:noProof/>
        </w:rPr>
      </w:r>
      <w:r>
        <w:rPr>
          <w:noProof/>
        </w:rPr>
        <w:fldChar w:fldCharType="separate"/>
      </w:r>
      <w:r>
        <w:rPr>
          <w:noProof/>
        </w:rPr>
        <w:t>7</w:t>
      </w:r>
      <w:r>
        <w:rPr>
          <w:noProof/>
        </w:rPr>
        <w:fldChar w:fldCharType="end"/>
      </w:r>
    </w:p>
    <w:p w:rsidR="00536779" w:rsidRDefault="00536779">
      <w:pPr>
        <w:pStyle w:val="Abbildungsverzeichnis"/>
        <w:tabs>
          <w:tab w:val="right" w:leader="dot" w:pos="9344"/>
        </w:tabs>
        <w:rPr>
          <w:rFonts w:eastAsiaTheme="minorEastAsia"/>
          <w:noProof/>
          <w:color w:val="auto"/>
          <w:lang w:eastAsia="de-DE"/>
        </w:rPr>
      </w:pPr>
      <w:r>
        <w:rPr>
          <w:noProof/>
        </w:rPr>
        <w:t>Abb. 3 Unterscheidung zwischen Grob – und Feinböden</w:t>
      </w:r>
      <w:r>
        <w:rPr>
          <w:noProof/>
        </w:rPr>
        <w:tab/>
      </w:r>
      <w:r>
        <w:rPr>
          <w:noProof/>
        </w:rPr>
        <w:fldChar w:fldCharType="begin"/>
      </w:r>
      <w:r>
        <w:rPr>
          <w:noProof/>
        </w:rPr>
        <w:instrText xml:space="preserve"> PAGEREF _Toc482624116 \h </w:instrText>
      </w:r>
      <w:r>
        <w:rPr>
          <w:noProof/>
        </w:rPr>
      </w:r>
      <w:r>
        <w:rPr>
          <w:noProof/>
        </w:rPr>
        <w:fldChar w:fldCharType="separate"/>
      </w:r>
      <w:r>
        <w:rPr>
          <w:noProof/>
        </w:rPr>
        <w:t>8</w:t>
      </w:r>
      <w:r>
        <w:rPr>
          <w:noProof/>
        </w:rPr>
        <w:fldChar w:fldCharType="end"/>
      </w:r>
    </w:p>
    <w:p w:rsidR="00536779" w:rsidRDefault="00536779">
      <w:pPr>
        <w:pStyle w:val="Abbildungsverzeichnis"/>
        <w:tabs>
          <w:tab w:val="right" w:leader="dot" w:pos="9344"/>
        </w:tabs>
        <w:rPr>
          <w:rFonts w:eastAsiaTheme="minorEastAsia"/>
          <w:noProof/>
          <w:color w:val="auto"/>
          <w:lang w:eastAsia="de-DE"/>
        </w:rPr>
      </w:pPr>
      <w:r>
        <w:rPr>
          <w:noProof/>
        </w:rPr>
        <w:t>Abb. 4 Bodeneigenschaften im Bezug auf Sand- und -Tonanteil</w:t>
      </w:r>
      <w:r>
        <w:rPr>
          <w:noProof/>
        </w:rPr>
        <w:tab/>
      </w:r>
      <w:r>
        <w:rPr>
          <w:noProof/>
        </w:rPr>
        <w:fldChar w:fldCharType="begin"/>
      </w:r>
      <w:r>
        <w:rPr>
          <w:noProof/>
        </w:rPr>
        <w:instrText xml:space="preserve"> PAGEREF _Toc482624117 \h </w:instrText>
      </w:r>
      <w:r>
        <w:rPr>
          <w:noProof/>
        </w:rPr>
      </w:r>
      <w:r>
        <w:rPr>
          <w:noProof/>
        </w:rPr>
        <w:fldChar w:fldCharType="separate"/>
      </w:r>
      <w:r>
        <w:rPr>
          <w:noProof/>
        </w:rPr>
        <w:t>8</w:t>
      </w:r>
      <w:r>
        <w:rPr>
          <w:noProof/>
        </w:rPr>
        <w:fldChar w:fldCharType="end"/>
      </w:r>
    </w:p>
    <w:p w:rsidR="00536779" w:rsidRDefault="00536779">
      <w:pPr>
        <w:pStyle w:val="Abbildungsverzeichnis"/>
        <w:tabs>
          <w:tab w:val="right" w:leader="dot" w:pos="9344"/>
        </w:tabs>
        <w:rPr>
          <w:rFonts w:eastAsiaTheme="minorEastAsia"/>
          <w:noProof/>
          <w:color w:val="auto"/>
          <w:lang w:eastAsia="de-DE"/>
        </w:rPr>
      </w:pPr>
      <w:r>
        <w:rPr>
          <w:noProof/>
        </w:rPr>
        <w:t>Abb. 5 Ergebnis einer Schlämmprobe</w:t>
      </w:r>
      <w:r>
        <w:rPr>
          <w:noProof/>
        </w:rPr>
        <w:tab/>
      </w:r>
      <w:r>
        <w:rPr>
          <w:noProof/>
        </w:rPr>
        <w:fldChar w:fldCharType="begin"/>
      </w:r>
      <w:r>
        <w:rPr>
          <w:noProof/>
        </w:rPr>
        <w:instrText xml:space="preserve"> PAGEREF _Toc482624118 \h </w:instrText>
      </w:r>
      <w:r>
        <w:rPr>
          <w:noProof/>
        </w:rPr>
      </w:r>
      <w:r>
        <w:rPr>
          <w:noProof/>
        </w:rPr>
        <w:fldChar w:fldCharType="separate"/>
      </w:r>
      <w:r>
        <w:rPr>
          <w:noProof/>
        </w:rPr>
        <w:t>9</w:t>
      </w:r>
      <w:r>
        <w:rPr>
          <w:noProof/>
        </w:rPr>
        <w:fldChar w:fldCharType="end"/>
      </w:r>
    </w:p>
    <w:p w:rsidR="00536779" w:rsidRDefault="00536779">
      <w:pPr>
        <w:pStyle w:val="Abbildungsverzeichnis"/>
        <w:tabs>
          <w:tab w:val="right" w:leader="dot" w:pos="9344"/>
        </w:tabs>
        <w:rPr>
          <w:rFonts w:eastAsiaTheme="minorEastAsia"/>
          <w:noProof/>
          <w:color w:val="auto"/>
          <w:lang w:eastAsia="de-DE"/>
        </w:rPr>
      </w:pPr>
      <w:r>
        <w:rPr>
          <w:noProof/>
        </w:rPr>
        <w:t>Abb. 6 Anordnung der Bodenbestandteile</w:t>
      </w:r>
      <w:r>
        <w:rPr>
          <w:noProof/>
        </w:rPr>
        <w:tab/>
      </w:r>
      <w:r>
        <w:rPr>
          <w:noProof/>
        </w:rPr>
        <w:fldChar w:fldCharType="begin"/>
      </w:r>
      <w:r>
        <w:rPr>
          <w:noProof/>
        </w:rPr>
        <w:instrText xml:space="preserve"> PAGEREF _Toc482624119 \h </w:instrText>
      </w:r>
      <w:r>
        <w:rPr>
          <w:noProof/>
        </w:rPr>
      </w:r>
      <w:r>
        <w:rPr>
          <w:noProof/>
        </w:rPr>
        <w:fldChar w:fldCharType="separate"/>
      </w:r>
      <w:r>
        <w:rPr>
          <w:noProof/>
        </w:rPr>
        <w:t>9</w:t>
      </w:r>
      <w:r>
        <w:rPr>
          <w:noProof/>
        </w:rPr>
        <w:fldChar w:fldCharType="end"/>
      </w:r>
    </w:p>
    <w:p w:rsidR="00536779" w:rsidRDefault="00536779">
      <w:pPr>
        <w:pStyle w:val="Abbildungsverzeichnis"/>
        <w:tabs>
          <w:tab w:val="right" w:leader="dot" w:pos="9344"/>
        </w:tabs>
        <w:rPr>
          <w:rFonts w:eastAsiaTheme="minorEastAsia"/>
          <w:noProof/>
          <w:color w:val="auto"/>
          <w:lang w:eastAsia="de-DE"/>
        </w:rPr>
      </w:pPr>
      <w:r>
        <w:rPr>
          <w:noProof/>
        </w:rPr>
        <w:t>Abb. 7 Zusammensetzung organischer Substanzen</w:t>
      </w:r>
      <w:r>
        <w:rPr>
          <w:noProof/>
        </w:rPr>
        <w:tab/>
      </w:r>
      <w:r>
        <w:rPr>
          <w:noProof/>
        </w:rPr>
        <w:fldChar w:fldCharType="begin"/>
      </w:r>
      <w:r>
        <w:rPr>
          <w:noProof/>
        </w:rPr>
        <w:instrText xml:space="preserve"> PAGEREF _Toc482624120 \h </w:instrText>
      </w:r>
      <w:r>
        <w:rPr>
          <w:noProof/>
        </w:rPr>
      </w:r>
      <w:r>
        <w:rPr>
          <w:noProof/>
        </w:rPr>
        <w:fldChar w:fldCharType="separate"/>
      </w:r>
      <w:r>
        <w:rPr>
          <w:noProof/>
        </w:rPr>
        <w:t>10</w:t>
      </w:r>
      <w:r>
        <w:rPr>
          <w:noProof/>
        </w:rPr>
        <w:fldChar w:fldCharType="end"/>
      </w:r>
    </w:p>
    <w:p w:rsidR="00536779" w:rsidRDefault="00536779">
      <w:pPr>
        <w:pStyle w:val="Abbildungsverzeichnis"/>
        <w:tabs>
          <w:tab w:val="right" w:leader="dot" w:pos="9344"/>
        </w:tabs>
        <w:rPr>
          <w:rFonts w:eastAsiaTheme="minorEastAsia"/>
          <w:noProof/>
          <w:color w:val="auto"/>
          <w:lang w:eastAsia="de-DE"/>
        </w:rPr>
      </w:pPr>
      <w:r>
        <w:rPr>
          <w:noProof/>
        </w:rPr>
        <w:t>Abb. 8 Deskriptives Kommunikationsmodell</w:t>
      </w:r>
      <w:r>
        <w:rPr>
          <w:noProof/>
        </w:rPr>
        <w:tab/>
      </w:r>
      <w:r>
        <w:rPr>
          <w:noProof/>
        </w:rPr>
        <w:fldChar w:fldCharType="begin"/>
      </w:r>
      <w:r>
        <w:rPr>
          <w:noProof/>
        </w:rPr>
        <w:instrText xml:space="preserve"> PAGEREF _Toc482624121 \h </w:instrText>
      </w:r>
      <w:r>
        <w:rPr>
          <w:noProof/>
        </w:rPr>
      </w:r>
      <w:r>
        <w:rPr>
          <w:noProof/>
        </w:rPr>
        <w:fldChar w:fldCharType="separate"/>
      </w:r>
      <w:r>
        <w:rPr>
          <w:noProof/>
        </w:rPr>
        <w:t>23</w:t>
      </w:r>
      <w:r>
        <w:rPr>
          <w:noProof/>
        </w:rPr>
        <w:fldChar w:fldCharType="end"/>
      </w:r>
    </w:p>
    <w:p w:rsidR="00536779" w:rsidRDefault="00536779">
      <w:pPr>
        <w:pStyle w:val="Abbildungsverzeichnis"/>
        <w:tabs>
          <w:tab w:val="right" w:leader="dot" w:pos="9344"/>
        </w:tabs>
        <w:rPr>
          <w:rFonts w:eastAsiaTheme="minorEastAsia"/>
          <w:noProof/>
          <w:color w:val="auto"/>
          <w:lang w:eastAsia="de-DE"/>
        </w:rPr>
      </w:pPr>
      <w:r>
        <w:rPr>
          <w:noProof/>
        </w:rPr>
        <w:t>Abb. 9 Präskriptives Kommunikationsmodell</w:t>
      </w:r>
      <w:r>
        <w:rPr>
          <w:noProof/>
        </w:rPr>
        <w:tab/>
      </w:r>
      <w:r>
        <w:rPr>
          <w:noProof/>
        </w:rPr>
        <w:fldChar w:fldCharType="begin"/>
      </w:r>
      <w:r>
        <w:rPr>
          <w:noProof/>
        </w:rPr>
        <w:instrText xml:space="preserve"> PAGEREF _Toc482624122 \h </w:instrText>
      </w:r>
      <w:r>
        <w:rPr>
          <w:noProof/>
        </w:rPr>
      </w:r>
      <w:r>
        <w:rPr>
          <w:noProof/>
        </w:rPr>
        <w:fldChar w:fldCharType="separate"/>
      </w:r>
      <w:r>
        <w:rPr>
          <w:noProof/>
        </w:rPr>
        <w:t>24</w:t>
      </w:r>
      <w:r>
        <w:rPr>
          <w:noProof/>
        </w:rPr>
        <w:fldChar w:fldCharType="end"/>
      </w:r>
    </w:p>
    <w:p w:rsidR="00E35250" w:rsidRDefault="00536779" w:rsidP="00E35250">
      <w:pPr>
        <w:pStyle w:val="Abbildungsverzeichnis"/>
        <w:tabs>
          <w:tab w:val="right" w:leader="dot" w:pos="9344"/>
        </w:tabs>
        <w:rPr>
          <w:noProof/>
        </w:rPr>
      </w:pPr>
      <w:r>
        <w:rPr>
          <w:noProof/>
        </w:rPr>
        <w:t>Abb. 10 Architekturmodell</w:t>
      </w:r>
      <w:r>
        <w:rPr>
          <w:noProof/>
        </w:rPr>
        <w:tab/>
      </w:r>
      <w:r>
        <w:rPr>
          <w:noProof/>
        </w:rPr>
        <w:fldChar w:fldCharType="begin"/>
      </w:r>
      <w:r>
        <w:rPr>
          <w:noProof/>
        </w:rPr>
        <w:instrText xml:space="preserve"> PAGEREF _Toc482624123 \h </w:instrText>
      </w:r>
      <w:r>
        <w:rPr>
          <w:noProof/>
        </w:rPr>
      </w:r>
      <w:r>
        <w:rPr>
          <w:noProof/>
        </w:rPr>
        <w:fldChar w:fldCharType="separate"/>
      </w:r>
      <w:r>
        <w:rPr>
          <w:noProof/>
        </w:rPr>
        <w:t>25</w:t>
      </w:r>
      <w:r>
        <w:rPr>
          <w:noProof/>
        </w:rPr>
        <w:fldChar w:fldCharType="end"/>
      </w:r>
    </w:p>
    <w:p w:rsidR="00E05020" w:rsidRDefault="00E05020" w:rsidP="00E05020"/>
    <w:p w:rsidR="00E05020" w:rsidRDefault="00E05020" w:rsidP="00E05020">
      <w:pPr>
        <w:spacing w:after="0" w:line="240" w:lineRule="auto"/>
        <w:rPr>
          <w:b/>
          <w:noProof/>
          <w:color w:val="767171" w:themeColor="background2" w:themeShade="80"/>
          <w:sz w:val="32"/>
          <w:szCs w:val="32"/>
        </w:rPr>
      </w:pPr>
      <w:r w:rsidRPr="00E05020">
        <w:rPr>
          <w:b/>
          <w:noProof/>
          <w:color w:val="767171" w:themeColor="background2" w:themeShade="80"/>
          <w:sz w:val="32"/>
          <w:szCs w:val="32"/>
        </w:rPr>
        <w:t>Tabellenverzeichniss</w:t>
      </w:r>
    </w:p>
    <w:p w:rsidR="00E05020" w:rsidRPr="00E05020" w:rsidRDefault="00E05020" w:rsidP="00E05020">
      <w:pPr>
        <w:spacing w:after="0" w:line="240" w:lineRule="auto"/>
        <w:rPr>
          <w:color w:val="auto"/>
        </w:rPr>
      </w:pPr>
      <w:r w:rsidRPr="00E05020">
        <w:rPr>
          <w:noProof/>
          <w:color w:val="auto"/>
        </w:rPr>
        <w:t>Tab.</w:t>
      </w:r>
      <w:r>
        <w:rPr>
          <w:noProof/>
          <w:color w:val="auto"/>
        </w:rPr>
        <w:t xml:space="preserve"> </w:t>
      </w:r>
      <w:r w:rsidRPr="00E05020">
        <w:rPr>
          <w:noProof/>
          <w:color w:val="auto"/>
        </w:rPr>
        <w:t xml:space="preserve">1 </w:t>
      </w:r>
      <w:proofErr w:type="spellStart"/>
      <w:r w:rsidRPr="00E05020">
        <w:rPr>
          <w:color w:val="auto"/>
        </w:rPr>
        <w:t>ICow</w:t>
      </w:r>
      <w:proofErr w:type="spellEnd"/>
      <w:r w:rsidRPr="00E05020">
        <w:rPr>
          <w:color w:val="auto"/>
        </w:rPr>
        <w:t xml:space="preserve"> Vor - und Nachteile</w:t>
      </w:r>
      <w:r>
        <w:rPr>
          <w:color w:val="auto"/>
        </w:rPr>
        <w:t>………………………………………………………………………………………………………………</w:t>
      </w:r>
      <w:r w:rsidR="000E0894">
        <w:rPr>
          <w:color w:val="auto"/>
        </w:rPr>
        <w:t>9</w:t>
      </w:r>
    </w:p>
    <w:p w:rsidR="00E05020" w:rsidRPr="00E05020" w:rsidRDefault="00E05020" w:rsidP="00E05020">
      <w:pPr>
        <w:spacing w:after="0" w:line="240" w:lineRule="auto"/>
        <w:rPr>
          <w:color w:val="auto"/>
        </w:rPr>
      </w:pPr>
      <w:r w:rsidRPr="00E05020">
        <w:rPr>
          <w:noProof/>
          <w:color w:val="auto"/>
        </w:rPr>
        <w:t>Tab.</w:t>
      </w:r>
      <w:r>
        <w:rPr>
          <w:noProof/>
          <w:color w:val="auto"/>
        </w:rPr>
        <w:t xml:space="preserve"> </w:t>
      </w:r>
      <w:r w:rsidRPr="00E05020">
        <w:rPr>
          <w:noProof/>
          <w:color w:val="auto"/>
        </w:rPr>
        <w:t xml:space="preserve">2 </w:t>
      </w:r>
      <w:r w:rsidRPr="00E05020">
        <w:rPr>
          <w:color w:val="auto"/>
        </w:rPr>
        <w:t>e-</w:t>
      </w:r>
      <w:proofErr w:type="spellStart"/>
      <w:r w:rsidRPr="00E05020">
        <w:rPr>
          <w:color w:val="auto"/>
        </w:rPr>
        <w:t>soko</w:t>
      </w:r>
      <w:proofErr w:type="spellEnd"/>
      <w:r w:rsidRPr="00E05020">
        <w:rPr>
          <w:color w:val="auto"/>
        </w:rPr>
        <w:t xml:space="preserve"> Vor - und Nachteile</w:t>
      </w:r>
      <w:r>
        <w:rPr>
          <w:color w:val="auto"/>
        </w:rPr>
        <w:t>…………………………………………………………………………………………………………</w:t>
      </w:r>
      <w:r w:rsidR="000E0894">
        <w:rPr>
          <w:color w:val="auto"/>
        </w:rPr>
        <w:t>10</w:t>
      </w:r>
    </w:p>
    <w:p w:rsidR="00E05020" w:rsidRPr="00E05020" w:rsidRDefault="00E05020" w:rsidP="00E05020">
      <w:pPr>
        <w:spacing w:after="0" w:line="240" w:lineRule="auto"/>
        <w:rPr>
          <w:color w:val="auto"/>
        </w:rPr>
      </w:pPr>
      <w:r w:rsidRPr="00E05020">
        <w:rPr>
          <w:noProof/>
          <w:color w:val="auto"/>
        </w:rPr>
        <w:t>Tab.</w:t>
      </w:r>
      <w:r>
        <w:rPr>
          <w:noProof/>
          <w:color w:val="auto"/>
        </w:rPr>
        <w:t xml:space="preserve"> </w:t>
      </w:r>
      <w:r w:rsidRPr="00E05020">
        <w:rPr>
          <w:noProof/>
          <w:color w:val="auto"/>
        </w:rPr>
        <w:t xml:space="preserve">3 </w:t>
      </w:r>
      <w:r w:rsidRPr="00E05020">
        <w:rPr>
          <w:color w:val="auto"/>
        </w:rPr>
        <w:t>Irmgard</w:t>
      </w:r>
      <w:r>
        <w:rPr>
          <w:color w:val="auto"/>
        </w:rPr>
        <w:t xml:space="preserve"> Vor -</w:t>
      </w:r>
      <w:r w:rsidRPr="00E05020">
        <w:rPr>
          <w:color w:val="auto"/>
        </w:rPr>
        <w:t>und Nachteile</w:t>
      </w:r>
      <w:r>
        <w:rPr>
          <w:color w:val="auto"/>
        </w:rPr>
        <w:t>………………………………………………………………………………………………………...</w:t>
      </w:r>
      <w:r w:rsidR="000E0894">
        <w:rPr>
          <w:color w:val="auto"/>
        </w:rPr>
        <w:t>10</w:t>
      </w:r>
    </w:p>
    <w:p w:rsidR="00E05020" w:rsidRPr="00E05020" w:rsidRDefault="00E05020" w:rsidP="00E05020">
      <w:pPr>
        <w:spacing w:after="0" w:line="240" w:lineRule="auto"/>
        <w:rPr>
          <w:color w:val="auto"/>
        </w:rPr>
      </w:pPr>
      <w:r w:rsidRPr="00E05020">
        <w:rPr>
          <w:noProof/>
          <w:color w:val="auto"/>
        </w:rPr>
        <w:t>Tab.</w:t>
      </w:r>
      <w:r>
        <w:rPr>
          <w:noProof/>
          <w:color w:val="auto"/>
        </w:rPr>
        <w:t xml:space="preserve"> </w:t>
      </w:r>
      <w:r w:rsidRPr="00E05020">
        <w:rPr>
          <w:noProof/>
          <w:color w:val="auto"/>
        </w:rPr>
        <w:t xml:space="preserve">4 </w:t>
      </w:r>
      <w:proofErr w:type="spellStart"/>
      <w:r w:rsidRPr="00E05020">
        <w:rPr>
          <w:color w:val="auto"/>
        </w:rPr>
        <w:t>Stakholder</w:t>
      </w:r>
      <w:proofErr w:type="spellEnd"/>
      <w:r>
        <w:rPr>
          <w:color w:val="auto"/>
        </w:rPr>
        <w:t>…………………………………………………………………………………………………………………………………..</w:t>
      </w:r>
      <w:r w:rsidRPr="00E05020">
        <w:rPr>
          <w:color w:val="auto"/>
        </w:rPr>
        <w:t>1</w:t>
      </w:r>
      <w:r w:rsidR="000E0894">
        <w:rPr>
          <w:color w:val="auto"/>
        </w:rPr>
        <w:t>2</w:t>
      </w:r>
    </w:p>
    <w:p w:rsidR="00E05020" w:rsidRPr="00E05020" w:rsidRDefault="00E05020" w:rsidP="00E05020">
      <w:pPr>
        <w:spacing w:after="0" w:line="240" w:lineRule="auto"/>
        <w:rPr>
          <w:noProof/>
          <w:color w:val="auto"/>
        </w:rPr>
      </w:pPr>
      <w:r w:rsidRPr="00E05020">
        <w:rPr>
          <w:noProof/>
          <w:color w:val="auto"/>
        </w:rPr>
        <w:t>Tab.</w:t>
      </w:r>
      <w:r>
        <w:rPr>
          <w:noProof/>
          <w:color w:val="auto"/>
        </w:rPr>
        <w:t xml:space="preserve"> </w:t>
      </w:r>
      <w:r w:rsidRPr="00E05020">
        <w:rPr>
          <w:noProof/>
          <w:color w:val="auto"/>
        </w:rPr>
        <w:t xml:space="preserve">5 </w:t>
      </w:r>
      <w:r w:rsidRPr="00E05020">
        <w:rPr>
          <w:color w:val="auto"/>
        </w:rPr>
        <w:t xml:space="preserve">Risiken - und Nachteile </w:t>
      </w:r>
      <w:r>
        <w:rPr>
          <w:color w:val="auto"/>
        </w:rPr>
        <w:t>……………………………………………………………………………………………………………….</w:t>
      </w:r>
      <w:r w:rsidRPr="00E05020">
        <w:rPr>
          <w:color w:val="auto"/>
        </w:rPr>
        <w:t>1</w:t>
      </w:r>
      <w:r w:rsidR="000E0894">
        <w:rPr>
          <w:color w:val="auto"/>
        </w:rPr>
        <w:t>5</w:t>
      </w:r>
    </w:p>
    <w:p w:rsidR="00E05020" w:rsidRPr="00E05020" w:rsidRDefault="00E05020" w:rsidP="00E05020">
      <w:pPr>
        <w:spacing w:after="0" w:line="240" w:lineRule="auto"/>
        <w:rPr>
          <w:b/>
          <w:noProof/>
          <w:color w:val="767171" w:themeColor="background2" w:themeShade="80"/>
          <w:sz w:val="32"/>
          <w:szCs w:val="32"/>
        </w:rPr>
      </w:pPr>
    </w:p>
    <w:p w:rsidR="00E05020" w:rsidRPr="00E05020" w:rsidRDefault="00E05020" w:rsidP="00E05020"/>
    <w:p w:rsidR="00E05020" w:rsidRPr="00E05020" w:rsidRDefault="00E05020" w:rsidP="00E05020">
      <w:pPr>
        <w:spacing w:after="0" w:line="240" w:lineRule="auto"/>
      </w:pPr>
    </w:p>
    <w:p w:rsidR="00E05020" w:rsidRPr="00E05020" w:rsidRDefault="00E05020" w:rsidP="00E05020">
      <w:pPr>
        <w:sectPr w:rsidR="00E05020" w:rsidRPr="00E05020" w:rsidSect="00E35250">
          <w:pgSz w:w="11906" w:h="16838"/>
          <w:pgMar w:top="1134" w:right="851" w:bottom="1134" w:left="1701" w:header="709" w:footer="0" w:gutter="0"/>
          <w:pgNumType w:fmt="upperRoman" w:start="2"/>
          <w:cols w:space="720"/>
          <w:formProt w:val="0"/>
          <w:docGrid w:linePitch="360" w:charSpace="-2049"/>
        </w:sectPr>
      </w:pPr>
    </w:p>
    <w:p w:rsidR="00536779" w:rsidRPr="00E35250" w:rsidRDefault="00536779" w:rsidP="00E35250">
      <w:pPr>
        <w:spacing w:after="0" w:line="240" w:lineRule="auto"/>
        <w:rPr>
          <w:noProof/>
        </w:rPr>
      </w:pPr>
    </w:p>
    <w:p w:rsidR="00D26579" w:rsidRPr="00266578" w:rsidRDefault="00E35250" w:rsidP="00D91F2F">
      <w:pPr>
        <w:pStyle w:val="berschrift1"/>
        <w:numPr>
          <w:ilvl w:val="0"/>
          <w:numId w:val="1"/>
        </w:numPr>
        <w:spacing w:before="0" w:after="160" w:line="276" w:lineRule="auto"/>
        <w:rPr>
          <w:rFonts w:cstheme="minorHAnsi"/>
        </w:rPr>
      </w:pPr>
      <w:bookmarkStart w:id="3" w:name="_Toc482625738"/>
      <w:r w:rsidRPr="00266578">
        <w:rPr>
          <w:rFonts w:cstheme="minorHAnsi"/>
          <w:noProof/>
          <w:lang w:eastAsia="de-DE"/>
        </w:rPr>
        <mc:AlternateContent>
          <mc:Choice Requires="wps">
            <w:drawing>
              <wp:anchor distT="0" distB="0" distL="114300" distR="114300" simplePos="0" relativeHeight="251696128" behindDoc="0" locked="0" layoutInCell="1" allowOverlap="1" wp14:anchorId="0D885A46" wp14:editId="42FBF7BC">
                <wp:simplePos x="0" y="0"/>
                <wp:positionH relativeFrom="margin">
                  <wp:posOffset>243840</wp:posOffset>
                </wp:positionH>
                <wp:positionV relativeFrom="paragraph">
                  <wp:posOffset>223215</wp:posOffset>
                </wp:positionV>
                <wp:extent cx="5674360" cy="43815"/>
                <wp:effectExtent l="0" t="0" r="21590" b="32385"/>
                <wp:wrapNone/>
                <wp:docPr id="50" name="Gerader Verbinder 8"/>
                <wp:cNvGraphicFramePr/>
                <a:graphic xmlns:a="http://schemas.openxmlformats.org/drawingml/2006/main">
                  <a:graphicData uri="http://schemas.microsoft.com/office/word/2010/wordprocessingShape">
                    <wps:wsp>
                      <wps:cNvCnPr/>
                      <wps:spPr>
                        <a:xfrm flipV="1">
                          <a:off x="0" y="0"/>
                          <a:ext cx="5674360" cy="43815"/>
                        </a:xfrm>
                        <a:prstGeom prst="line">
                          <a:avLst/>
                        </a:prstGeom>
                        <a:ln w="19080">
                          <a:solidFill>
                            <a:schemeClr val="bg1">
                              <a:lumMod val="85000"/>
                            </a:schemeClr>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4D76D135" id="Gerader Verbinder 8" o:spid="_x0000_s1026" style="position:absolute;flip:y;z-index:251696128;visibility:visible;mso-wrap-style:square;mso-wrap-distance-left:9pt;mso-wrap-distance-top:0;mso-wrap-distance-right:9pt;mso-wrap-distance-bottom:0;mso-position-horizontal:absolute;mso-position-horizontal-relative:margin;mso-position-vertical:absolute;mso-position-vertical-relative:text" from="19.2pt,17.6pt" to="466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" strokecolor="#d8d8d8 [2732]" strokeweight=".53mm">
                <v:stroke joinstyle="miter"/>
                <w10:wrap anchorx="margin"/>
              </v:line>
            </w:pict>
          </mc:Fallback>
        </mc:AlternateContent>
      </w:r>
      <w:r w:rsidR="00645572" w:rsidRPr="00266578">
        <w:rPr>
          <w:rFonts w:cstheme="minorHAnsi"/>
        </w:rPr>
        <w:fldChar w:fldCharType="end"/>
      </w:r>
      <w:r w:rsidR="00F40984">
        <w:rPr>
          <w:rFonts w:cstheme="minorHAnsi"/>
        </w:rPr>
        <w:t>Einleitung</w:t>
      </w:r>
      <w:bookmarkEnd w:id="3"/>
    </w:p>
    <w:p w:rsidR="00D26579" w:rsidRPr="00266578" w:rsidRDefault="00645572" w:rsidP="00D91F2F">
      <w:pPr>
        <w:pStyle w:val="berschrift2"/>
        <w:numPr>
          <w:ilvl w:val="1"/>
          <w:numId w:val="1"/>
        </w:numPr>
        <w:spacing w:line="276" w:lineRule="auto"/>
        <w:rPr>
          <w:rFonts w:cstheme="minorHAnsi"/>
        </w:rPr>
      </w:pPr>
      <w:bookmarkStart w:id="4" w:name="_Toc482625739"/>
      <w:r w:rsidRPr="00266578">
        <w:rPr>
          <w:rFonts w:cstheme="minorHAnsi"/>
        </w:rPr>
        <w:t>Nutzungsproblem</w:t>
      </w:r>
      <w:bookmarkEnd w:id="4"/>
    </w:p>
    <w:p w:rsidR="00D26579" w:rsidRPr="00266578" w:rsidRDefault="00645572" w:rsidP="00D91F2F">
      <w:pPr>
        <w:spacing w:line="276" w:lineRule="auto"/>
        <w:rPr>
          <w:rFonts w:cstheme="minorHAnsi"/>
        </w:rPr>
      </w:pPr>
      <w:r w:rsidRPr="00266578">
        <w:rPr>
          <w:rFonts w:cstheme="minorHAnsi"/>
        </w:rPr>
        <w:t>In vielen Entwicklungsländern ist die Bevölkerung sehr hoch und ein Großteil davon sind Kinder. Die Menschen leben in Armut und haben meist nur ungefähr einen US-Dollar pro Tag zum Leben zur Verfügung. Ca. 20% der dort lebenden Menschen sind stark unterernährt, was sich auf die dortige Armut zurückführen lässt. Oft wird dies durch mangelnde Aufklärung z.B. im Bereich Ackerbau verursacht, da das nötige Wissen für einen ertragreichen Anbau fehlt. Die Aufklärung der Bevölkerung wird jedoch dadurch erschwert, dass in diesen Entwicklungsländern ein Großteil der Menschen Analphabeten sind. So ist eine Aufklärung in Form von schriftlichen Informationen nicht möglich. Beispiel für diese Länder sind: Burkina Faso, Peru, Togo und Nepal. Die Bildungsbarriere zwischen den Entwicklungs- und den Industrieländern stellt ein erhebliches Problem dar.</w:t>
      </w:r>
    </w:p>
    <w:p w:rsidR="00D26579" w:rsidRPr="00266578" w:rsidRDefault="00645572" w:rsidP="00D91F2F">
      <w:pPr>
        <w:pStyle w:val="berschrift2"/>
        <w:numPr>
          <w:ilvl w:val="1"/>
          <w:numId w:val="1"/>
        </w:numPr>
        <w:spacing w:line="276" w:lineRule="auto"/>
        <w:rPr>
          <w:rFonts w:cstheme="minorHAnsi"/>
        </w:rPr>
      </w:pPr>
      <w:bookmarkStart w:id="5" w:name="_Toc482625740"/>
      <w:r w:rsidRPr="00266578">
        <w:rPr>
          <w:rFonts w:cstheme="minorHAnsi"/>
        </w:rPr>
        <w:t>Ziel des Projekts</w:t>
      </w:r>
      <w:bookmarkEnd w:id="5"/>
    </w:p>
    <w:p w:rsidR="00D26579" w:rsidRPr="00266578" w:rsidRDefault="00645572" w:rsidP="00D91F2F">
      <w:pPr>
        <w:spacing w:line="276" w:lineRule="auto"/>
        <w:rPr>
          <w:rFonts w:cstheme="minorHAnsi"/>
        </w:rPr>
      </w:pPr>
      <w:r w:rsidRPr="00266578">
        <w:rPr>
          <w:rFonts w:cstheme="minorHAnsi"/>
        </w:rPr>
        <w:t>Ziel ist es ein System zu entwerfen, welches die Bevölkerung der Entwicklungsländer im Bereich Ackerbau aufklärt. Dabei soll es zum einen den Menschen direkt etwas vermitteln, beispielsweise durch Abbildungen und Erklärungen die als Ton abgespielt werden können. Zum anderen, soll es auch die Helfer vor Ort bei der Vermittlung wichtiger Strategien und Untersuchungen in diesem Bereich unterstützen. So können zum Beispiel ermittelte Werte des Bodens, gespeichert und verarbeitet werden, so dass eine Anbauempfehlung vorgeschlagen wird. Außerdem werden kurzfristige Informationen über bestimmte Ereignisse, z.B. das Wetter (Dürreperioden oder Niederschlag) an die Landwirte gesendet. Doch nicht nur der aktuelle Anbau soll gefördert werden, sondern das System soll die Landwirtschaft nachhaltig unterstützen, so dass auch langfristige Klimaveränderungen in Betracht gezogen werden. In Folge dessen, sollen die Ackerbauern darüber informiert werden, ob es beispielsweise noch Sinn macht Kakaopflanzen in den nächsten 5 Jahren anzubauen, oder ob sie auf eine andere Pflanze zurückgreifen sollen, da durch die Klimaveränderungen die Erträge einbrechen könnten.</w:t>
      </w:r>
    </w:p>
    <w:p w:rsidR="00D26579" w:rsidRPr="00266578" w:rsidRDefault="00645572" w:rsidP="00D91F2F">
      <w:pPr>
        <w:spacing w:before="240" w:line="276" w:lineRule="auto"/>
        <w:rPr>
          <w:rFonts w:cstheme="minorHAnsi"/>
        </w:rPr>
      </w:pPr>
      <w:r w:rsidRPr="00266578">
        <w:rPr>
          <w:rFonts w:cstheme="minorHAnsi"/>
        </w:rPr>
        <w:t xml:space="preserve">Besonders wichtig ist es dabei, die Wissensbarriere zwischen den Industrie- und Entwicklungsländern zu schließen. Die Menschen in Afrika sollen von unserem Wissen profitieren können und daher werden die Informationen für sie gerecht aufbereitet. </w:t>
      </w:r>
    </w:p>
    <w:p w:rsidR="00D26579" w:rsidRPr="00266578" w:rsidRDefault="00D91F2F" w:rsidP="00D91F2F">
      <w:pPr>
        <w:pStyle w:val="berschrift1"/>
        <w:numPr>
          <w:ilvl w:val="0"/>
          <w:numId w:val="1"/>
        </w:numPr>
        <w:spacing w:after="160" w:line="276" w:lineRule="auto"/>
        <w:rPr>
          <w:rFonts w:cstheme="minorHAnsi"/>
        </w:rPr>
      </w:pPr>
      <w:bookmarkStart w:id="6" w:name="_Toc482625741"/>
      <w:r w:rsidRPr="00266578">
        <w:rPr>
          <w:rFonts w:cstheme="minorHAnsi"/>
          <w:noProof/>
          <w:lang w:eastAsia="de-DE"/>
        </w:rPr>
        <mc:AlternateContent>
          <mc:Choice Requires="wps">
            <w:drawing>
              <wp:anchor distT="0" distB="0" distL="114300" distR="114300" simplePos="0" relativeHeight="251660288" behindDoc="0" locked="0" layoutInCell="1" allowOverlap="1" wp14:anchorId="575BCC00" wp14:editId="77ADFAA2">
                <wp:simplePos x="0" y="0"/>
                <wp:positionH relativeFrom="margin">
                  <wp:posOffset>243840</wp:posOffset>
                </wp:positionH>
                <wp:positionV relativeFrom="paragraph">
                  <wp:posOffset>280299</wp:posOffset>
                </wp:positionV>
                <wp:extent cx="5674360" cy="43815"/>
                <wp:effectExtent l="0" t="0" r="21590" b="32385"/>
                <wp:wrapNone/>
                <wp:docPr id="22" name="Gerader Verbinder 8"/>
                <wp:cNvGraphicFramePr/>
                <a:graphic xmlns:a="http://schemas.openxmlformats.org/drawingml/2006/main">
                  <a:graphicData uri="http://schemas.microsoft.com/office/word/2010/wordprocessingShape">
                    <wps:wsp>
                      <wps:cNvCnPr/>
                      <wps:spPr>
                        <a:xfrm flipV="1">
                          <a:off x="0" y="0"/>
                          <a:ext cx="5674360" cy="43815"/>
                        </a:xfrm>
                        <a:prstGeom prst="line">
                          <a:avLst/>
                        </a:prstGeom>
                        <a:ln w="19080">
                          <a:solidFill>
                            <a:schemeClr val="bg1">
                              <a:lumMod val="85000"/>
                            </a:schemeClr>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6B705BA3" id="Gerader Verbinder 8" o:spid="_x0000_s1026" style="position:absolute;flip:y;z-index:251660288;visibility:visible;mso-wrap-style:square;mso-wrap-distance-left:9pt;mso-wrap-distance-top:0;mso-wrap-distance-right:9pt;mso-wrap-distance-bottom:0;mso-position-horizontal:absolute;mso-position-horizontal-relative:margin;mso-position-vertical:absolute;mso-position-vertical-relative:text" from="19.2pt,22.05pt" to="46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" strokecolor="#d8d8d8 [2732]" strokeweight=".53mm">
                <v:stroke joinstyle="miter"/>
                <w10:wrap anchorx="margin"/>
              </v:line>
            </w:pict>
          </mc:Fallback>
        </mc:AlternateContent>
      </w:r>
      <w:r w:rsidR="00645572" w:rsidRPr="00266578">
        <w:rPr>
          <w:rFonts w:cstheme="minorHAnsi"/>
        </w:rPr>
        <w:t>Domänenrecherche</w:t>
      </w:r>
      <w:bookmarkEnd w:id="6"/>
    </w:p>
    <w:p w:rsidR="00D26579" w:rsidRPr="00266578" w:rsidRDefault="00645572" w:rsidP="00D91F2F">
      <w:pPr>
        <w:spacing w:line="276" w:lineRule="auto"/>
        <w:rPr>
          <w:rFonts w:cstheme="minorHAnsi"/>
        </w:rPr>
      </w:pPr>
      <w:r w:rsidRPr="00266578">
        <w:rPr>
          <w:rFonts w:cstheme="minorHAnsi"/>
          <w:sz w:val="28"/>
          <w:szCs w:val="28"/>
        </w:rPr>
        <w:t xml:space="preserve">     2.1 </w:t>
      </w:r>
      <w:proofErr w:type="gramStart"/>
      <w:r w:rsidRPr="00266578">
        <w:rPr>
          <w:rFonts w:cstheme="minorHAnsi"/>
          <w:sz w:val="28"/>
          <w:szCs w:val="28"/>
        </w:rPr>
        <w:t>Analphabetismus</w:t>
      </w:r>
      <w:proofErr w:type="gramEnd"/>
    </w:p>
    <w:p w:rsidR="00D26579" w:rsidRPr="00266578" w:rsidRDefault="00645572" w:rsidP="00D91F2F">
      <w:pPr>
        <w:pStyle w:val="Textkrper"/>
        <w:tabs>
          <w:tab w:val="left" w:pos="5475"/>
        </w:tabs>
        <w:spacing w:line="276" w:lineRule="auto"/>
        <w:rPr>
          <w:rFonts w:cstheme="minorHAnsi"/>
        </w:rPr>
      </w:pPr>
      <w:r w:rsidRPr="00266578">
        <w:rPr>
          <w:rFonts w:cstheme="minorHAnsi"/>
          <w:b/>
          <w:bCs/>
        </w:rPr>
        <w:t>Analphabetismus</w:t>
      </w:r>
    </w:p>
    <w:p w:rsidR="00D26579" w:rsidRPr="00266578" w:rsidRDefault="00645572" w:rsidP="00D91F2F">
      <w:pPr>
        <w:pStyle w:val="Textkrper"/>
        <w:tabs>
          <w:tab w:val="left" w:pos="5475"/>
        </w:tabs>
        <w:spacing w:line="276" w:lineRule="auto"/>
        <w:rPr>
          <w:rFonts w:cstheme="minorHAnsi"/>
        </w:rPr>
      </w:pPr>
      <w:r w:rsidRPr="00266578">
        <w:rPr>
          <w:rFonts w:cstheme="minorHAnsi"/>
        </w:rPr>
        <w:t>In ganz Deutschland gibt es ungefähr 7,5 Millionen Erwachsene die nicht richtig lesen und schreiben können. Dies kann verschiedene Ursachen haben, z.B. kommen die Menschen aus einem anderen Land wo sie nicht alphabetisiert wurden.</w:t>
      </w:r>
    </w:p>
    <w:p w:rsidR="00D26579" w:rsidRPr="00266578" w:rsidRDefault="00645572" w:rsidP="00D91F2F">
      <w:pPr>
        <w:pStyle w:val="Textkrper"/>
        <w:tabs>
          <w:tab w:val="left" w:pos="5475"/>
        </w:tabs>
        <w:spacing w:line="276" w:lineRule="auto"/>
        <w:rPr>
          <w:rFonts w:cstheme="minorHAnsi"/>
        </w:rPr>
      </w:pPr>
      <w:r w:rsidRPr="00266578">
        <w:rPr>
          <w:rFonts w:cstheme="minorHAnsi"/>
        </w:rPr>
        <w:t xml:space="preserve">Oft schämen sich diese Menschen für ihre mangelnde Lese-Schreibkompetenz. </w:t>
      </w:r>
    </w:p>
    <w:p w:rsidR="00D26579" w:rsidRPr="00266578" w:rsidRDefault="00645572" w:rsidP="00D91F2F">
      <w:pPr>
        <w:pStyle w:val="Textkrper"/>
        <w:tabs>
          <w:tab w:val="left" w:pos="5475"/>
        </w:tabs>
        <w:spacing w:line="276" w:lineRule="auto"/>
        <w:rPr>
          <w:rFonts w:cstheme="minorHAnsi"/>
        </w:rPr>
      </w:pPr>
      <w:r w:rsidRPr="00266578">
        <w:rPr>
          <w:rFonts w:cstheme="minorHAnsi"/>
        </w:rPr>
        <w:t>Um diesen Menschen Inhalte zu vermitteln, kann man mit Audio, Videos und Visualisierungen arbeiten, welche leicht verständlich sind.  [6]</w:t>
      </w:r>
    </w:p>
    <w:p w:rsidR="00D26579" w:rsidRPr="00266578" w:rsidRDefault="00645572" w:rsidP="00D91F2F">
      <w:pPr>
        <w:pStyle w:val="Textkrper"/>
        <w:tabs>
          <w:tab w:val="left" w:pos="3783"/>
          <w:tab w:val="left" w:pos="5475"/>
        </w:tabs>
        <w:spacing w:line="276" w:lineRule="auto"/>
        <w:rPr>
          <w:rFonts w:cstheme="minorHAnsi"/>
        </w:rPr>
      </w:pPr>
      <w:r w:rsidRPr="00266578">
        <w:rPr>
          <w:rFonts w:cstheme="minorHAnsi"/>
        </w:rPr>
        <w:t xml:space="preserve">Zu unterscheiden ist der primäre Analphabetismus vom Sekundären. </w:t>
      </w:r>
    </w:p>
    <w:p w:rsidR="00D26579" w:rsidRPr="00266578" w:rsidRDefault="00645572" w:rsidP="00D91F2F">
      <w:pPr>
        <w:pStyle w:val="Textkrper"/>
        <w:tabs>
          <w:tab w:val="left" w:pos="5475"/>
        </w:tabs>
        <w:spacing w:line="276" w:lineRule="auto"/>
        <w:rPr>
          <w:rFonts w:cstheme="minorHAnsi"/>
          <w:b/>
          <w:bCs/>
        </w:rPr>
      </w:pPr>
      <w:r w:rsidRPr="00266578">
        <w:rPr>
          <w:rFonts w:cstheme="minorHAnsi"/>
          <w:b/>
          <w:bCs/>
        </w:rPr>
        <w:lastRenderedPageBreak/>
        <w:t>Primärer Analphabetismus</w:t>
      </w:r>
    </w:p>
    <w:p w:rsidR="00D26579" w:rsidRPr="00266578" w:rsidRDefault="00645572" w:rsidP="00D91F2F">
      <w:pPr>
        <w:pStyle w:val="Textkrper"/>
        <w:tabs>
          <w:tab w:val="left" w:pos="5475"/>
        </w:tabs>
        <w:spacing w:line="276" w:lineRule="auto"/>
        <w:rPr>
          <w:rFonts w:cstheme="minorHAnsi"/>
        </w:rPr>
      </w:pPr>
      <w:r w:rsidRPr="00266578">
        <w:rPr>
          <w:rFonts w:cstheme="minorHAnsi"/>
        </w:rPr>
        <w:t>Man spricht von primären An</w:t>
      </w:r>
      <w:r w:rsidR="00266578">
        <w:rPr>
          <w:rFonts w:cstheme="minorHAnsi"/>
        </w:rPr>
        <w:t>alphabetismus, wenn ein Mensch</w:t>
      </w:r>
      <w:r w:rsidRPr="00266578">
        <w:rPr>
          <w:rFonts w:cstheme="minorHAnsi"/>
        </w:rPr>
        <w:t xml:space="preserve"> in seinem ganzen Leben weder Lese- noch Schreibkompetenzen gesammelt hat. Meistens betrifft dies Menschen, welche in Regionen dieser Erde leben in welcher das Schulsystem nur gering ausgebaut ist bzw. nicht alle Menschen die Möglichkeit haben sich bilden zu können. [5]</w:t>
      </w:r>
    </w:p>
    <w:p w:rsidR="00D26579" w:rsidRPr="00266578" w:rsidRDefault="00645572" w:rsidP="00D91F2F">
      <w:pPr>
        <w:pStyle w:val="Textkrper"/>
        <w:tabs>
          <w:tab w:val="left" w:pos="5475"/>
        </w:tabs>
        <w:spacing w:line="276" w:lineRule="auto"/>
        <w:rPr>
          <w:rFonts w:cstheme="minorHAnsi"/>
          <w:b/>
          <w:bCs/>
        </w:rPr>
      </w:pPr>
      <w:r w:rsidRPr="00266578">
        <w:rPr>
          <w:rFonts w:cstheme="minorHAnsi"/>
          <w:b/>
          <w:bCs/>
        </w:rPr>
        <w:t>Sekundärer Analphabetismus</w:t>
      </w:r>
    </w:p>
    <w:p w:rsidR="00D26579" w:rsidRPr="00266578" w:rsidRDefault="00645572" w:rsidP="00D91F2F">
      <w:pPr>
        <w:pStyle w:val="Textkrper"/>
        <w:tabs>
          <w:tab w:val="left" w:pos="5475"/>
        </w:tabs>
        <w:spacing w:line="276" w:lineRule="auto"/>
        <w:rPr>
          <w:rFonts w:cstheme="minorHAnsi"/>
        </w:rPr>
      </w:pPr>
      <w:r w:rsidRPr="00266578">
        <w:rPr>
          <w:rFonts w:cstheme="minorHAnsi"/>
        </w:rPr>
        <w:t>Im Gegensatz zum Primären Analphabetismus haben die Menschen bereits eine Schule besucht und Lese- und Schreibkompetenzen vermittelt bekommen. Allerdings kommt es vor, dass das Gelernt in Vergessenheit gerät und verloren gehen. Lesen und Schreiben wurde mit der Zeit verlernt. [5]</w:t>
      </w:r>
    </w:p>
    <w:p w:rsidR="00D26579" w:rsidRPr="00266578" w:rsidRDefault="00645572" w:rsidP="00D91F2F">
      <w:pPr>
        <w:pStyle w:val="Textkrper"/>
        <w:tabs>
          <w:tab w:val="left" w:pos="5475"/>
        </w:tabs>
        <w:spacing w:line="276" w:lineRule="auto"/>
        <w:rPr>
          <w:rFonts w:cstheme="minorHAnsi"/>
          <w:b/>
          <w:bCs/>
        </w:rPr>
      </w:pPr>
      <w:r w:rsidRPr="00266578">
        <w:rPr>
          <w:rFonts w:cstheme="minorHAnsi"/>
          <w:b/>
          <w:bCs/>
        </w:rPr>
        <w:t>Funktionaler Analphabetismus</w:t>
      </w:r>
    </w:p>
    <w:p w:rsidR="00D26579" w:rsidRPr="00266578" w:rsidRDefault="00645572" w:rsidP="00D91F2F">
      <w:pPr>
        <w:pStyle w:val="Textkrper"/>
        <w:tabs>
          <w:tab w:val="left" w:pos="5475"/>
        </w:tabs>
        <w:spacing w:line="276" w:lineRule="auto"/>
        <w:rPr>
          <w:rFonts w:cstheme="minorHAnsi"/>
        </w:rPr>
      </w:pPr>
      <w:r w:rsidRPr="00266578">
        <w:rPr>
          <w:rFonts w:cstheme="minorHAnsi"/>
        </w:rPr>
        <w:t xml:space="preserve">Funktionaler Analphabetismus beschreibt den Grad zwischen der notwendigen und der erwarteten Beherrschung der Schriftsprache. Heute ist die Schreib-Lesekompetenz nicht aus unserem Leben weg zu denken, doch vor hundert Jahren sah das noch anders aus. Da waren nur geringe Erfordernisse in diesem Bereich notwendig, um Teil an der Gesellschaft zu sein. </w:t>
      </w:r>
    </w:p>
    <w:p w:rsidR="00D26579" w:rsidRPr="00266578" w:rsidRDefault="00645572" w:rsidP="00D91F2F">
      <w:pPr>
        <w:pStyle w:val="Textkrper"/>
        <w:tabs>
          <w:tab w:val="left" w:pos="5475"/>
        </w:tabs>
        <w:spacing w:line="276" w:lineRule="auto"/>
        <w:rPr>
          <w:rFonts w:cstheme="minorHAnsi"/>
        </w:rPr>
      </w:pPr>
      <w:r w:rsidRPr="00266578">
        <w:rPr>
          <w:rFonts w:cstheme="minorHAnsi"/>
        </w:rPr>
        <w:t xml:space="preserve">Doch man kann nicht nur historisch betrachtet differenzieren, sondern es reicht bereits ein Vergleich von Industrie- und Entwicklungsländern. In unseren gut entwickelten Regionen wird eine besonders gute Beherrschung der Schriftsprache vorausgesetzt. In Entwicklungsländern wird noch lange nicht so viel Wert darauf gelegt, da es auch nicht alle Menschen ermöglicht wird sich zu bilden. </w:t>
      </w:r>
    </w:p>
    <w:p w:rsidR="00D26579" w:rsidRPr="00266578" w:rsidRDefault="00645572" w:rsidP="00D91F2F">
      <w:pPr>
        <w:pStyle w:val="Textkrper"/>
        <w:tabs>
          <w:tab w:val="left" w:pos="5475"/>
        </w:tabs>
        <w:spacing w:line="276" w:lineRule="auto"/>
        <w:rPr>
          <w:rFonts w:cstheme="minorHAnsi"/>
        </w:rPr>
        <w:sectPr w:rsidR="00D26579" w:rsidRPr="00266578" w:rsidSect="00F40984">
          <w:pgSz w:w="11906" w:h="16838"/>
          <w:pgMar w:top="1134" w:right="851" w:bottom="1134" w:left="1701" w:header="709" w:footer="0" w:gutter="0"/>
          <w:pgNumType w:start="1"/>
          <w:cols w:space="720"/>
          <w:formProt w:val="0"/>
          <w:titlePg/>
          <w:docGrid w:linePitch="360" w:charSpace="-2049"/>
        </w:sectPr>
      </w:pPr>
      <w:r>
        <w:rPr>
          <w:noProof/>
        </w:rPr>
        <w:lastRenderedPageBreak/>
        <mc:AlternateContent>
          <mc:Choice Requires="wps">
            <w:drawing>
              <wp:anchor distT="0" distB="0" distL="114300" distR="114300" simplePos="0" relativeHeight="251681792" behindDoc="0" locked="0" layoutInCell="1" allowOverlap="1" wp14:anchorId="68750280" wp14:editId="6BEDC6D5">
                <wp:simplePos x="0" y="0"/>
                <wp:positionH relativeFrom="column">
                  <wp:posOffset>12065</wp:posOffset>
                </wp:positionH>
                <wp:positionV relativeFrom="paragraph">
                  <wp:posOffset>6940550</wp:posOffset>
                </wp:positionV>
                <wp:extent cx="445135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4451350" cy="635"/>
                        </a:xfrm>
                        <a:prstGeom prst="rect">
                          <a:avLst/>
                        </a:prstGeom>
                        <a:solidFill>
                          <a:prstClr val="white"/>
                        </a:solidFill>
                        <a:ln>
                          <a:noFill/>
                        </a:ln>
                        <a:effectLst/>
                      </wps:spPr>
                      <wps:txbx>
                        <w:txbxContent>
                          <w:p w:rsidR="00645572" w:rsidRPr="00CD18CE" w:rsidRDefault="00645572" w:rsidP="00645572">
                            <w:pPr>
                              <w:pStyle w:val="Beschriftung"/>
                              <w:rPr>
                                <w:rFonts w:cstheme="minorHAnsi"/>
                                <w:noProof/>
                                <w:color w:val="00000A"/>
                              </w:rPr>
                            </w:pPr>
                            <w:bookmarkStart w:id="7" w:name="_Toc482623605"/>
                            <w:bookmarkStart w:id="8" w:name="_Toc482624114"/>
                            <w:r>
                              <w:t xml:space="preserve">Abb. </w:t>
                            </w:r>
                            <w:r w:rsidR="005045EF">
                              <w:fldChar w:fldCharType="begin"/>
                            </w:r>
                            <w:r w:rsidR="005045EF">
                              <w:instrText xml:space="preserve"> SEQ Abb. \* ARABIC </w:instrText>
                            </w:r>
                            <w:r w:rsidR="005045EF">
                              <w:fldChar w:fldCharType="separate"/>
                            </w:r>
                            <w:r w:rsidR="00D96E0F">
                              <w:rPr>
                                <w:noProof/>
                              </w:rPr>
                              <w:t>1</w:t>
                            </w:r>
                            <w:r w:rsidR="005045EF">
                              <w:fldChar w:fldCharType="end"/>
                            </w:r>
                            <w:r>
                              <w:t xml:space="preserve"> Ursachen für Analphabetismus</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750280" id="_x0000_t202" coordsize="21600,21600" o:spt="202" path="m,l,21600r21600,l21600,xe">
                <v:stroke joinstyle="miter"/>
                <v:path gradientshapeok="t" o:connecttype="rect"/>
              </v:shapetype>
              <v:shape id="Textfeld 36" o:spid="_x0000_s1026" type="#_x0000_t202" style="position:absolute;margin-left:.95pt;margin-top:546.5pt;width:35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" stroked="f">
                <v:textbox style="mso-fit-shape-to-text:t" inset="0,0,0,0">
                  <w:txbxContent>
                    <w:p w:rsidR="00645572" w:rsidRPr="00CD18CE" w:rsidRDefault="00645572" w:rsidP="00645572">
                      <w:pPr>
                        <w:pStyle w:val="Beschriftung"/>
                        <w:rPr>
                          <w:rFonts w:cstheme="minorHAnsi"/>
                          <w:noProof/>
                          <w:color w:val="00000A"/>
                        </w:rPr>
                      </w:pPr>
                      <w:bookmarkStart w:id="9" w:name="_Toc482623605"/>
                      <w:bookmarkStart w:id="10" w:name="_Toc482624114"/>
                      <w:r>
                        <w:t xml:space="preserve">Abb. </w:t>
                      </w:r>
                      <w:r w:rsidR="005045EF">
                        <w:fldChar w:fldCharType="begin"/>
                      </w:r>
                      <w:r w:rsidR="005045EF">
                        <w:instrText xml:space="preserve"> SEQ Abb. \* ARABIC </w:instrText>
                      </w:r>
                      <w:r w:rsidR="005045EF">
                        <w:fldChar w:fldCharType="separate"/>
                      </w:r>
                      <w:r w:rsidR="00D96E0F">
                        <w:rPr>
                          <w:noProof/>
                        </w:rPr>
                        <w:t>1</w:t>
                      </w:r>
                      <w:r w:rsidR="005045EF">
                        <w:fldChar w:fldCharType="end"/>
                      </w:r>
                      <w:r>
                        <w:t xml:space="preserve"> Ursachen für Analphabetismus</w:t>
                      </w:r>
                      <w:bookmarkEnd w:id="9"/>
                      <w:bookmarkEnd w:id="10"/>
                    </w:p>
                  </w:txbxContent>
                </v:textbox>
                <w10:wrap type="topAndBottom"/>
              </v:shape>
            </w:pict>
          </mc:Fallback>
        </mc:AlternateContent>
      </w:r>
      <w:r w:rsidR="001B29FA" w:rsidRPr="00266578">
        <w:rPr>
          <w:rFonts w:cstheme="minorHAnsi"/>
          <w:noProof/>
          <w:lang w:eastAsia="de-DE"/>
        </w:rPr>
        <w:drawing>
          <wp:anchor distT="0" distB="0" distL="0" distR="0" simplePos="0" relativeHeight="4294966283" behindDoc="0" locked="0" layoutInCell="1" allowOverlap="1" wp14:anchorId="1BF1CD85" wp14:editId="26662FC6">
            <wp:simplePos x="0" y="0"/>
            <wp:positionH relativeFrom="column">
              <wp:posOffset>12065</wp:posOffset>
            </wp:positionH>
            <wp:positionV relativeFrom="paragraph">
              <wp:posOffset>471805</wp:posOffset>
            </wp:positionV>
            <wp:extent cx="4451350" cy="6411595"/>
            <wp:effectExtent l="0" t="0" r="6350" b="8255"/>
            <wp:wrapTopAndBottom/>
            <wp:docPr id="3"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11"/>
                    <a:stretch>
                      <a:fillRect/>
                    </a:stretch>
                  </pic:blipFill>
                  <pic:spPr bwMode="auto">
                    <a:xfrm>
                      <a:off x="0" y="0"/>
                      <a:ext cx="4451350" cy="6411595"/>
                    </a:xfrm>
                    <a:prstGeom prst="rect">
                      <a:avLst/>
                    </a:prstGeom>
                  </pic:spPr>
                </pic:pic>
              </a:graphicData>
            </a:graphic>
            <wp14:sizeRelH relativeFrom="margin">
              <wp14:pctWidth>0</wp14:pctWidth>
            </wp14:sizeRelH>
            <wp14:sizeRelV relativeFrom="margin">
              <wp14:pctHeight>0</wp14:pctHeight>
            </wp14:sizeRelV>
          </wp:anchor>
        </w:drawing>
      </w:r>
      <w:r w:rsidRPr="00266578">
        <w:rPr>
          <w:rFonts w:cstheme="minorHAnsi"/>
        </w:rPr>
        <w:t>Menschen können aus verschiedenen Ursachen in den Analphabetismus geraten. Die folgende Abbildung verdeutlicht einen Großteil möglicher Ursachen. [5]</w:t>
      </w:r>
    </w:p>
    <w:p w:rsidR="00D26579" w:rsidRPr="00266578" w:rsidRDefault="00645572" w:rsidP="00D91F2F">
      <w:pPr>
        <w:spacing w:line="276" w:lineRule="auto"/>
        <w:rPr>
          <w:rFonts w:cstheme="minorHAnsi"/>
        </w:rPr>
      </w:pPr>
      <w:r w:rsidRPr="00266578">
        <w:rPr>
          <w:rFonts w:cstheme="minorHAnsi"/>
          <w:b/>
          <w:bCs/>
          <w:sz w:val="32"/>
          <w:szCs w:val="32"/>
        </w:rPr>
        <w:lastRenderedPageBreak/>
        <w:t xml:space="preserve">    </w:t>
      </w:r>
      <w:r w:rsidRPr="00266578">
        <w:rPr>
          <w:rFonts w:cstheme="minorHAnsi"/>
          <w:sz w:val="32"/>
          <w:szCs w:val="32"/>
        </w:rPr>
        <w:t>2.2 Bodenfruchtbarkeit</w:t>
      </w:r>
    </w:p>
    <w:p w:rsidR="00D26579" w:rsidRPr="00266578" w:rsidRDefault="00645572" w:rsidP="00D91F2F">
      <w:pPr>
        <w:spacing w:line="276" w:lineRule="auto"/>
        <w:rPr>
          <w:rFonts w:cstheme="minorHAnsi"/>
        </w:rPr>
      </w:pPr>
      <w:r w:rsidRPr="00266578">
        <w:rPr>
          <w:rFonts w:cstheme="minorHAnsi"/>
        </w:rPr>
        <w:t>" ... die Fähigkeit eines Bodens, Frucht zu tragen, d.h. den Pflanzen als Standort zu dienen und nachhaltig regelmäßige Pflanzenerträge von hoher Qualität zu erzeugen." [3]</w:t>
      </w:r>
    </w:p>
    <w:p w:rsidR="00D26579" w:rsidRPr="00266578" w:rsidRDefault="00645572" w:rsidP="00D91F2F">
      <w:pPr>
        <w:spacing w:line="276" w:lineRule="auto"/>
        <w:rPr>
          <w:rFonts w:cstheme="minorHAnsi"/>
        </w:rPr>
      </w:pPr>
      <w:r w:rsidRPr="00266578">
        <w:rPr>
          <w:rFonts w:cstheme="minorHAnsi"/>
          <w:b/>
          <w:bCs/>
        </w:rPr>
        <w:t>Wichtige Faktoren für einen fruchtbaren Boden</w:t>
      </w:r>
    </w:p>
    <w:p w:rsidR="00D26579" w:rsidRPr="00266578" w:rsidRDefault="00645572" w:rsidP="005D2AB3">
      <w:pPr>
        <w:numPr>
          <w:ilvl w:val="0"/>
          <w:numId w:val="2"/>
        </w:numPr>
        <w:spacing w:line="240" w:lineRule="auto"/>
        <w:rPr>
          <w:rFonts w:cstheme="minorHAnsi"/>
        </w:rPr>
      </w:pPr>
      <w:r w:rsidRPr="00266578">
        <w:rPr>
          <w:rFonts w:cstheme="minorHAnsi"/>
        </w:rPr>
        <w:t>Bodentiefe (</w:t>
      </w:r>
      <w:proofErr w:type="spellStart"/>
      <w:r w:rsidRPr="00266578">
        <w:rPr>
          <w:rFonts w:cstheme="minorHAnsi"/>
        </w:rPr>
        <w:t>Bodengründigkeit</w:t>
      </w:r>
      <w:proofErr w:type="spellEnd"/>
      <w:r w:rsidRPr="00266578">
        <w:rPr>
          <w:rFonts w:cstheme="minorHAnsi"/>
        </w:rPr>
        <w:t xml:space="preserve"> bzw. maximale Durchwurzelungstiefe) </w:t>
      </w:r>
    </w:p>
    <w:p w:rsidR="00D26579" w:rsidRPr="00266578" w:rsidRDefault="00645572" w:rsidP="005D2AB3">
      <w:pPr>
        <w:pStyle w:val="Textkrper"/>
        <w:numPr>
          <w:ilvl w:val="0"/>
          <w:numId w:val="2"/>
        </w:numPr>
        <w:spacing w:line="240" w:lineRule="auto"/>
        <w:rPr>
          <w:rFonts w:cstheme="minorHAnsi"/>
        </w:rPr>
      </w:pPr>
      <w:r w:rsidRPr="00266578">
        <w:rPr>
          <w:rFonts w:cstheme="minorHAnsi"/>
        </w:rPr>
        <w:t xml:space="preserve">Bodenkörnung bzw. Bodenart </w:t>
      </w:r>
    </w:p>
    <w:p w:rsidR="00D26579" w:rsidRPr="00266578" w:rsidRDefault="00645572" w:rsidP="005D2AB3">
      <w:pPr>
        <w:pStyle w:val="Textkrper"/>
        <w:numPr>
          <w:ilvl w:val="0"/>
          <w:numId w:val="2"/>
        </w:numPr>
        <w:spacing w:line="240" w:lineRule="auto"/>
        <w:rPr>
          <w:rFonts w:cstheme="minorHAnsi"/>
        </w:rPr>
      </w:pPr>
      <w:r w:rsidRPr="00266578">
        <w:rPr>
          <w:rFonts w:cstheme="minorHAnsi"/>
        </w:rPr>
        <w:t xml:space="preserve">Struktur des Bodenkörpers bzw. Bodengefüge </w:t>
      </w:r>
    </w:p>
    <w:p w:rsidR="00D26579" w:rsidRPr="00266578" w:rsidRDefault="00645572" w:rsidP="005D2AB3">
      <w:pPr>
        <w:pStyle w:val="Textkrper"/>
        <w:numPr>
          <w:ilvl w:val="0"/>
          <w:numId w:val="2"/>
        </w:numPr>
        <w:spacing w:line="240" w:lineRule="auto"/>
        <w:rPr>
          <w:rFonts w:cstheme="minorHAnsi"/>
        </w:rPr>
      </w:pPr>
      <w:r w:rsidRPr="00266578">
        <w:rPr>
          <w:rFonts w:cstheme="minorHAnsi"/>
        </w:rPr>
        <w:t xml:space="preserve">Luft- und Wasserführung </w:t>
      </w:r>
    </w:p>
    <w:p w:rsidR="00D26579" w:rsidRPr="00266578" w:rsidRDefault="00645572" w:rsidP="005D2AB3">
      <w:pPr>
        <w:pStyle w:val="Textkrper"/>
        <w:numPr>
          <w:ilvl w:val="0"/>
          <w:numId w:val="2"/>
        </w:numPr>
        <w:spacing w:line="240" w:lineRule="auto"/>
        <w:rPr>
          <w:rFonts w:cstheme="minorHAnsi"/>
        </w:rPr>
      </w:pPr>
      <w:r w:rsidRPr="00266578">
        <w:rPr>
          <w:rFonts w:cstheme="minorHAnsi"/>
        </w:rPr>
        <w:t xml:space="preserve">Humusgehalt und -zusammensetzung (s. Organische Substanz) </w:t>
      </w:r>
    </w:p>
    <w:p w:rsidR="00D26579" w:rsidRPr="00266578" w:rsidRDefault="00645572" w:rsidP="005D2AB3">
      <w:pPr>
        <w:pStyle w:val="Textkrper"/>
        <w:numPr>
          <w:ilvl w:val="0"/>
          <w:numId w:val="2"/>
        </w:numPr>
        <w:spacing w:line="240" w:lineRule="auto"/>
        <w:rPr>
          <w:rFonts w:cstheme="minorHAnsi"/>
        </w:rPr>
      </w:pPr>
      <w:r w:rsidRPr="00266578">
        <w:rPr>
          <w:rFonts w:cstheme="minorHAnsi"/>
        </w:rPr>
        <w:t xml:space="preserve">Bodenaktivität </w:t>
      </w:r>
    </w:p>
    <w:p w:rsidR="00D26579" w:rsidRPr="00266578" w:rsidRDefault="00645572" w:rsidP="005D2AB3">
      <w:pPr>
        <w:pStyle w:val="Textkrper"/>
        <w:numPr>
          <w:ilvl w:val="0"/>
          <w:numId w:val="2"/>
        </w:numPr>
        <w:spacing w:line="240" w:lineRule="auto"/>
        <w:rPr>
          <w:rFonts w:cstheme="minorHAnsi"/>
        </w:rPr>
      </w:pPr>
      <w:r w:rsidRPr="00266578">
        <w:rPr>
          <w:rFonts w:cstheme="minorHAnsi"/>
        </w:rPr>
        <w:t xml:space="preserve">Austauschkapazität und Nährsalzgehalt der Bodenlösung </w:t>
      </w:r>
    </w:p>
    <w:p w:rsidR="00D26579" w:rsidRPr="00266578" w:rsidRDefault="00645572" w:rsidP="005D2AB3">
      <w:pPr>
        <w:pStyle w:val="Textkrper"/>
        <w:numPr>
          <w:ilvl w:val="0"/>
          <w:numId w:val="2"/>
        </w:numPr>
        <w:spacing w:line="240" w:lineRule="auto"/>
        <w:rPr>
          <w:rFonts w:cstheme="minorHAnsi"/>
        </w:rPr>
      </w:pPr>
      <w:r w:rsidRPr="00266578">
        <w:rPr>
          <w:rFonts w:cstheme="minorHAnsi"/>
        </w:rPr>
        <w:t xml:space="preserve">Bodenreaktion </w:t>
      </w:r>
    </w:p>
    <w:p w:rsidR="00D26579" w:rsidRPr="00266578" w:rsidRDefault="00645572" w:rsidP="005D2AB3">
      <w:pPr>
        <w:pStyle w:val="Textkrper"/>
        <w:numPr>
          <w:ilvl w:val="0"/>
          <w:numId w:val="2"/>
        </w:numPr>
        <w:spacing w:line="240" w:lineRule="auto"/>
        <w:rPr>
          <w:rFonts w:cstheme="minorHAnsi"/>
        </w:rPr>
      </w:pPr>
      <w:r w:rsidRPr="00266578">
        <w:rPr>
          <w:rFonts w:cstheme="minorHAnsi"/>
        </w:rPr>
        <w:t xml:space="preserve">Gehalt an schädlichen bzw. wachstumshemmenden Stoffen </w:t>
      </w:r>
    </w:p>
    <w:p w:rsidR="00D26579" w:rsidRPr="00266578" w:rsidRDefault="00645572" w:rsidP="005D2AB3">
      <w:pPr>
        <w:pStyle w:val="Textkrper"/>
        <w:numPr>
          <w:ilvl w:val="0"/>
          <w:numId w:val="2"/>
        </w:numPr>
        <w:spacing w:line="240" w:lineRule="auto"/>
        <w:rPr>
          <w:rFonts w:cstheme="minorHAnsi"/>
        </w:rPr>
      </w:pPr>
      <w:r w:rsidRPr="00266578">
        <w:rPr>
          <w:rFonts w:cstheme="minorHAnsi"/>
        </w:rPr>
        <w:t xml:space="preserve">Oberflächenrelief, Hangneigung und Exposition </w:t>
      </w:r>
    </w:p>
    <w:p w:rsidR="00D26579" w:rsidRPr="00266578" w:rsidRDefault="00645572" w:rsidP="005D2AB3">
      <w:pPr>
        <w:pStyle w:val="Textkrper"/>
        <w:numPr>
          <w:ilvl w:val="0"/>
          <w:numId w:val="2"/>
        </w:numPr>
        <w:spacing w:line="240" w:lineRule="auto"/>
        <w:rPr>
          <w:rFonts w:cstheme="minorHAnsi"/>
        </w:rPr>
      </w:pPr>
      <w:r w:rsidRPr="00266578">
        <w:rPr>
          <w:rFonts w:cstheme="minorHAnsi"/>
        </w:rPr>
        <w:t xml:space="preserve">Klimafaktoren </w:t>
      </w:r>
    </w:p>
    <w:p w:rsidR="00D26579" w:rsidRPr="00266578" w:rsidRDefault="00645572" w:rsidP="00D91F2F">
      <w:pPr>
        <w:pStyle w:val="Textkrper"/>
        <w:spacing w:line="276" w:lineRule="auto"/>
        <w:rPr>
          <w:rFonts w:cstheme="minorHAnsi"/>
        </w:rPr>
      </w:pPr>
      <w:r w:rsidRPr="00266578">
        <w:rPr>
          <w:rFonts w:cstheme="minorHAnsi"/>
        </w:rPr>
        <w:t xml:space="preserve">Im Allgemeinen besteht der wichtigste Zusammenhang zwischen Bodenfruchtbarkeit, organischer Substanz und Bodenaktivität. Organische Substanzen werden von Bodenorganismen zersetzt, wobei anorganische Substanzen entstehen und anschließend den Pflanzen als Nährstoffe zur Verfügung stehen. Diese werden über die Wurzeln aus dem Boden entnommen. Die Gesamtheit von allen physikalischen, chemischen und biologischen Faktoren des Bodens </w:t>
      </w:r>
      <w:r w:rsidR="00D91F2F" w:rsidRPr="00266578">
        <w:rPr>
          <w:rFonts w:cstheme="minorHAnsi"/>
        </w:rPr>
        <w:t>beeinflusst</w:t>
      </w:r>
      <w:r w:rsidRPr="00266578">
        <w:rPr>
          <w:rFonts w:cstheme="minorHAnsi"/>
        </w:rPr>
        <w:t xml:space="preserve"> die Fruchtbarkeit. </w:t>
      </w:r>
    </w:p>
    <w:p w:rsidR="00D26579" w:rsidRPr="00266578" w:rsidRDefault="00645572" w:rsidP="00D91F2F">
      <w:pPr>
        <w:pStyle w:val="Textkrper"/>
        <w:tabs>
          <w:tab w:val="left" w:pos="5475"/>
        </w:tabs>
        <w:spacing w:line="276" w:lineRule="auto"/>
        <w:rPr>
          <w:rFonts w:cstheme="minorHAnsi"/>
        </w:rPr>
      </w:pPr>
      <w:r w:rsidRPr="00266578">
        <w:rPr>
          <w:rFonts w:cstheme="minorHAnsi"/>
        </w:rPr>
        <w:t xml:space="preserve">„Ideal für eine hohe Bodenfruchtbarkeit wäre ein tiefgründiger, ausgewogen strukturierter Bodenkörper mit guter Durchlüftung und ausreichender Bodenfeuchte, hohen </w:t>
      </w:r>
      <w:proofErr w:type="spellStart"/>
      <w:r w:rsidRPr="00266578">
        <w:rPr>
          <w:rFonts w:cstheme="minorHAnsi"/>
        </w:rPr>
        <w:t>Huminstoffgehalten</w:t>
      </w:r>
      <w:proofErr w:type="spellEnd"/>
      <w:r w:rsidRPr="00266578">
        <w:rPr>
          <w:rFonts w:cstheme="minorHAnsi"/>
        </w:rPr>
        <w:t xml:space="preserve"> und ausgeprägter Krümelstruktur, der eine schwach saure Bodenreaktion (pH 5.0 - 6.5) aufweist, frei von Hemm- und Schadstoffen ist und sich durch eine hohe Bodenaktivität auszeichnet. Unterstützt wird diese Entwicklung durch klimatische Faktoren wie eine ausreichende Niederschlagsverteilung und Wärmeversorgung während der gesamten Vegetationsperiode.“</w:t>
      </w:r>
      <w:r w:rsidRPr="00266578">
        <w:rPr>
          <w:rStyle w:val="Starkbetont"/>
          <w:rFonts w:cstheme="minorHAnsi"/>
          <w:b w:val="0"/>
          <w:bCs w:val="0"/>
          <w:sz w:val="20"/>
          <w:szCs w:val="20"/>
        </w:rPr>
        <w:t xml:space="preserve"> [4]</w:t>
      </w:r>
    </w:p>
    <w:p w:rsidR="00D26579" w:rsidRPr="00266578" w:rsidRDefault="00C13071" w:rsidP="00D91F2F">
      <w:pPr>
        <w:pStyle w:val="Textkrper"/>
        <w:tabs>
          <w:tab w:val="left" w:pos="5475"/>
        </w:tabs>
        <w:spacing w:line="276" w:lineRule="auto"/>
        <w:rPr>
          <w:rFonts w:cstheme="minorHAnsi"/>
        </w:rPr>
      </w:pPr>
      <w:r>
        <w:rPr>
          <w:rFonts w:cstheme="minorHAnsi"/>
          <w:noProof/>
          <w:sz w:val="20"/>
          <w:szCs w:val="20"/>
          <w:lang w:eastAsia="de-DE"/>
        </w:rPr>
        <mc:AlternateContent>
          <mc:Choice Requires="wpg">
            <w:drawing>
              <wp:anchor distT="0" distB="0" distL="114300" distR="114300" simplePos="0" relativeHeight="4294966288" behindDoc="0" locked="0" layoutInCell="1" allowOverlap="1" wp14:anchorId="39438B35" wp14:editId="6F4046A5">
                <wp:simplePos x="0" y="0"/>
                <wp:positionH relativeFrom="column">
                  <wp:posOffset>-156210</wp:posOffset>
                </wp:positionH>
                <wp:positionV relativeFrom="paragraph">
                  <wp:posOffset>339090</wp:posOffset>
                </wp:positionV>
                <wp:extent cx="2872105" cy="2454275"/>
                <wp:effectExtent l="0" t="0" r="4445" b="3175"/>
                <wp:wrapTopAndBottom/>
                <wp:docPr id="39" name="Gruppieren 39"/>
                <wp:cNvGraphicFramePr/>
                <a:graphic xmlns:a="http://schemas.openxmlformats.org/drawingml/2006/main">
                  <a:graphicData uri="http://schemas.microsoft.com/office/word/2010/wordprocessingGroup">
                    <wpg:wgp>
                      <wpg:cNvGrpSpPr/>
                      <wpg:grpSpPr>
                        <a:xfrm>
                          <a:off x="0" y="0"/>
                          <a:ext cx="2872105" cy="2454275"/>
                          <a:chOff x="0" y="0"/>
                          <a:chExt cx="2872105" cy="2454275"/>
                        </a:xfrm>
                      </wpg:grpSpPr>
                      <wps:wsp>
                        <wps:cNvPr id="38" name="Textfeld 38"/>
                        <wps:cNvSpPr txBox="1"/>
                        <wps:spPr>
                          <a:xfrm>
                            <a:off x="0" y="2047875"/>
                            <a:ext cx="2872105" cy="406400"/>
                          </a:xfrm>
                          <a:prstGeom prst="rect">
                            <a:avLst/>
                          </a:prstGeom>
                          <a:solidFill>
                            <a:prstClr val="white"/>
                          </a:solidFill>
                          <a:ln>
                            <a:noFill/>
                          </a:ln>
                          <a:effectLst/>
                        </wps:spPr>
                        <wps:txbx>
                          <w:txbxContent>
                            <w:p w:rsidR="00C13071" w:rsidRPr="00AF1F73" w:rsidRDefault="00C13071" w:rsidP="00C13071">
                              <w:pPr>
                                <w:pStyle w:val="Beschriftung"/>
                                <w:rPr>
                                  <w:rFonts w:cstheme="minorHAnsi"/>
                                  <w:noProof/>
                                  <w:color w:val="00000A"/>
                                </w:rPr>
                              </w:pPr>
                              <w:bookmarkStart w:id="11" w:name="_Toc482623606"/>
                              <w:bookmarkStart w:id="12" w:name="_Toc482624115"/>
                              <w:r>
                                <w:t xml:space="preserve">Abb. </w:t>
                              </w:r>
                              <w:r w:rsidR="005045EF">
                                <w:fldChar w:fldCharType="begin"/>
                              </w:r>
                              <w:r w:rsidR="005045EF">
                                <w:instrText xml:space="preserve"> SEQ Abb. \* ARABIC </w:instrText>
                              </w:r>
                              <w:r w:rsidR="005045EF">
                                <w:fldChar w:fldCharType="separate"/>
                              </w:r>
                              <w:r w:rsidR="00D96E0F">
                                <w:rPr>
                                  <w:noProof/>
                                </w:rPr>
                                <w:t>2</w:t>
                              </w:r>
                              <w:r w:rsidR="005045EF">
                                <w:fldChar w:fldCharType="end"/>
                              </w:r>
                              <w:r>
                                <w:t xml:space="preserve"> Übersicht der Faktoren welche die Bodenfruchtbarkeit beeinflussen</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Bild2"/>
                          <pic:cNvPicPr>
                            <a:picLocks noChangeAspect="1"/>
                          </pic:cNvPicPr>
                        </pic:nvPicPr>
                        <pic:blipFill>
                          <a:blip r:embed="rId12"/>
                          <a:stretch>
                            <a:fillRect/>
                          </a:stretch>
                        </pic:blipFill>
                        <pic:spPr bwMode="auto">
                          <a:xfrm>
                            <a:off x="0" y="0"/>
                            <a:ext cx="2743200" cy="2007235"/>
                          </a:xfrm>
                          <a:prstGeom prst="rect">
                            <a:avLst/>
                          </a:prstGeom>
                        </pic:spPr>
                      </pic:pic>
                    </wpg:wgp>
                  </a:graphicData>
                </a:graphic>
              </wp:anchor>
            </w:drawing>
          </mc:Choice>
          <mc:Fallback>
            <w:pict>
              <v:group w14:anchorId="39438B35" id="Gruppieren 39" o:spid="_x0000_s1027" style="position:absolute;margin-left:-12.3pt;margin-top:26.7pt;width:226.15pt;height:193.25pt;z-index:-1008" coordsize="28721,24542"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">
                <v:shape id="Textfeld 38" o:spid="_x0000_s1028" type="#_x0000_t202" style="position:absolute;top:20478;width:28721;height:4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LoMIA&#10;AADbAAAADwAAAGRycy9kb3ducmV2LnhtbERPz2vCMBS+C/4P4QleZKZTkdEZRWSC8yJWL7s9mmfT&#10;rXkpSardf28Ogx0/vt+rTW8bcScfascKXqcZCOLS6ZorBdfL/uUNRIjIGhvHpOCXAmzWw8EKc+0e&#10;fKZ7ESuRQjjkqMDE2OZShtKQxTB1LXHibs5bjAn6SmqPjxRuGznLsqW0WHNqMNjSzlD5U3RWwWnx&#10;dTKT7vZx3C7m/vPa7ZbfVaHUeNRv30FE6uO/+M990ArmaWz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sugwgAAANsAAAAPAAAAAAAAAAAAAAAAAJgCAABkcnMvZG93&#10;bnJldi54bWxQSwUGAAAAAAQABAD1AAAAhwMAAAAA&#10;" stroked="f">
                  <v:textbox style="mso-fit-shape-to-text:t" inset="0,0,0,0">
                    <w:txbxContent>
                      <w:p w:rsidR="00C13071" w:rsidRPr="00AF1F73" w:rsidRDefault="00C13071" w:rsidP="00C13071">
                        <w:pPr>
                          <w:pStyle w:val="Beschriftung"/>
                          <w:rPr>
                            <w:rFonts w:cstheme="minorHAnsi"/>
                            <w:noProof/>
                            <w:color w:val="00000A"/>
                          </w:rPr>
                        </w:pPr>
                        <w:bookmarkStart w:id="13" w:name="_Toc482623606"/>
                        <w:bookmarkStart w:id="14" w:name="_Toc482624115"/>
                        <w:r>
                          <w:t xml:space="preserve">Abb. </w:t>
                        </w:r>
                        <w:r w:rsidR="005045EF">
                          <w:fldChar w:fldCharType="begin"/>
                        </w:r>
                        <w:r w:rsidR="005045EF">
                          <w:instrText xml:space="preserve"> SEQ Abb. \* ARABIC </w:instrText>
                        </w:r>
                        <w:r w:rsidR="005045EF">
                          <w:fldChar w:fldCharType="separate"/>
                        </w:r>
                        <w:r w:rsidR="00D96E0F">
                          <w:rPr>
                            <w:noProof/>
                          </w:rPr>
                          <w:t>2</w:t>
                        </w:r>
                        <w:r w:rsidR="005045EF">
                          <w:fldChar w:fldCharType="end"/>
                        </w:r>
                        <w:r>
                          <w:t xml:space="preserve"> Übersicht der Faktoren welche die Bodenfruchtbarkeit beeinflussen</w:t>
                        </w:r>
                        <w:bookmarkEnd w:id="13"/>
                        <w:bookmarkEnd w:id="14"/>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2" o:spid="_x0000_s1029" type="#_x0000_t75" style="position:absolute;width:27432;height:20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DAnq8AAAA2gAAAA8AAABkcnMvZG93bnJldi54bWxEj80KwjAQhO+C7xBW8KapIirVKCIK3oo/&#10;D7A02x9sNqGJWt/eCILHYWa+YdbbzjTiSa2vLSuYjBMQxLnVNZcKbtfjaAnCB2SNjWVS8CYP202/&#10;t8ZU2xef6XkJpYgQ9ikqqEJwqZQ+r8igH1tHHL3CtgZDlG0pdYuvCDeNnCbJXBqsOS5U6GhfUX6/&#10;PIwCk2fTojh0Z/fIDovm6jJmWSg1HHS7FYhAXfiHf+2TVjCD75V4A+Tm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nwwJ6vAAAANoAAAAPAAAAAAAAAAAAAAAAAJ8CAABkcnMv&#10;ZG93bnJldi54bWxQSwUGAAAAAAQABAD3AAAAiAMAAAAA&#10;">
                  <v:imagedata r:id="rId13" o:title=""/>
                  <v:path arrowok="t"/>
                </v:shape>
                <w10:wrap type="topAndBottom"/>
              </v:group>
            </w:pict>
          </mc:Fallback>
        </mc:AlternateContent>
      </w:r>
      <w:r w:rsidR="00645572" w:rsidRPr="00266578">
        <w:rPr>
          <w:rStyle w:val="Starkbetont"/>
          <w:rFonts w:cstheme="minorHAnsi"/>
          <w:b w:val="0"/>
          <w:bCs w:val="0"/>
          <w:sz w:val="20"/>
          <w:szCs w:val="20"/>
        </w:rPr>
        <w:t xml:space="preserve">Beziehungen zwischen Bodenfruchtbarkeit und Ertragsleistungen des Bodens in einem Agrarökosystem </w:t>
      </w:r>
      <w:r w:rsidR="00645572" w:rsidRPr="00266578">
        <w:rPr>
          <w:rFonts w:cstheme="minorHAnsi"/>
          <w:sz w:val="20"/>
          <w:szCs w:val="20"/>
        </w:rPr>
        <w:t xml:space="preserve">(Abb. nach GISI et al. 1997, S. 237) </w:t>
      </w:r>
    </w:p>
    <w:p w:rsidR="00D26579" w:rsidRPr="00266578" w:rsidRDefault="00645572" w:rsidP="00D91F2F">
      <w:pPr>
        <w:pStyle w:val="Textkrper"/>
        <w:spacing w:line="276" w:lineRule="auto"/>
        <w:rPr>
          <w:rFonts w:cstheme="minorHAnsi"/>
        </w:rPr>
      </w:pPr>
      <w:r w:rsidRPr="00266578">
        <w:rPr>
          <w:rFonts w:cstheme="minorHAnsi"/>
          <w:b/>
          <w:bCs/>
        </w:rPr>
        <w:lastRenderedPageBreak/>
        <w:t xml:space="preserve">Bodenkörnung bzw. Bodenart </w:t>
      </w:r>
    </w:p>
    <w:p w:rsidR="00D26579" w:rsidRPr="00266578" w:rsidRDefault="00645572" w:rsidP="00D91F2F">
      <w:pPr>
        <w:pStyle w:val="Textkrper"/>
        <w:spacing w:line="276" w:lineRule="auto"/>
        <w:rPr>
          <w:rFonts w:cstheme="minorHAnsi"/>
        </w:rPr>
      </w:pPr>
      <w:r w:rsidRPr="00266578">
        <w:rPr>
          <w:rFonts w:cstheme="minorHAnsi"/>
        </w:rPr>
        <w:t>Böden lassen sich in verschiedene Arten einteilen. Dies geschieht anhand der Bodenkörnung bzw. Bodentextur. Ebenso wie an der Korngrößenzusammensetzung und ihrer mineralischen Substanz.</w:t>
      </w:r>
    </w:p>
    <w:p w:rsidR="00D26579" w:rsidRDefault="007D2290" w:rsidP="00D91F2F">
      <w:pPr>
        <w:pStyle w:val="Textkrper"/>
        <w:tabs>
          <w:tab w:val="left" w:pos="5475"/>
        </w:tabs>
        <w:spacing w:line="276" w:lineRule="auto"/>
        <w:rPr>
          <w:rFonts w:cstheme="minorHAnsi"/>
        </w:rPr>
      </w:pPr>
      <w:r>
        <w:rPr>
          <w:rFonts w:cstheme="minorHAnsi"/>
          <w:noProof/>
          <w:lang w:eastAsia="de-DE"/>
        </w:rPr>
        <mc:AlternateContent>
          <mc:Choice Requires="wpg">
            <w:drawing>
              <wp:anchor distT="0" distB="0" distL="114300" distR="114300" simplePos="0" relativeHeight="251687936" behindDoc="0" locked="0" layoutInCell="1" allowOverlap="1" wp14:anchorId="0FE31258" wp14:editId="15436AC0">
                <wp:simplePos x="0" y="0"/>
                <wp:positionH relativeFrom="column">
                  <wp:posOffset>-75247</wp:posOffset>
                </wp:positionH>
                <wp:positionV relativeFrom="paragraph">
                  <wp:posOffset>447358</wp:posOffset>
                </wp:positionV>
                <wp:extent cx="4800600" cy="2371725"/>
                <wp:effectExtent l="0" t="0" r="0" b="9525"/>
                <wp:wrapTopAndBottom/>
                <wp:docPr id="41" name="Gruppieren 41"/>
                <wp:cNvGraphicFramePr/>
                <a:graphic xmlns:a="http://schemas.openxmlformats.org/drawingml/2006/main">
                  <a:graphicData uri="http://schemas.microsoft.com/office/word/2010/wordprocessingGroup">
                    <wpg:wgp>
                      <wpg:cNvGrpSpPr/>
                      <wpg:grpSpPr>
                        <a:xfrm>
                          <a:off x="0" y="0"/>
                          <a:ext cx="4800600" cy="2371725"/>
                          <a:chOff x="0" y="0"/>
                          <a:chExt cx="4800600" cy="2371725"/>
                        </a:xfrm>
                      </wpg:grpSpPr>
                      <pic:pic xmlns:pic="http://schemas.openxmlformats.org/drawingml/2006/picture">
                        <pic:nvPicPr>
                          <pic:cNvPr id="5" name="Bild3"/>
                          <pic:cNvPicPr>
                            <a:picLocks noChangeAspect="1"/>
                          </pic:cNvPicPr>
                        </pic:nvPicPr>
                        <pic:blipFill>
                          <a:blip r:embed="rId14"/>
                          <a:stretch>
                            <a:fillRect/>
                          </a:stretch>
                        </pic:blipFill>
                        <pic:spPr bwMode="auto">
                          <a:xfrm>
                            <a:off x="0" y="0"/>
                            <a:ext cx="4800600" cy="2047875"/>
                          </a:xfrm>
                          <a:prstGeom prst="rect">
                            <a:avLst/>
                          </a:prstGeom>
                        </pic:spPr>
                      </pic:pic>
                      <wps:wsp>
                        <wps:cNvPr id="40" name="Textfeld 40"/>
                        <wps:cNvSpPr txBox="1"/>
                        <wps:spPr>
                          <a:xfrm>
                            <a:off x="0" y="2105025"/>
                            <a:ext cx="4800600" cy="266700"/>
                          </a:xfrm>
                          <a:prstGeom prst="rect">
                            <a:avLst/>
                          </a:prstGeom>
                          <a:solidFill>
                            <a:prstClr val="white"/>
                          </a:solidFill>
                          <a:ln>
                            <a:noFill/>
                          </a:ln>
                          <a:effectLst/>
                        </wps:spPr>
                        <wps:txbx>
                          <w:txbxContent>
                            <w:p w:rsidR="007D2290" w:rsidRPr="001E7CD8" w:rsidRDefault="007D2290" w:rsidP="007D2290">
                              <w:pPr>
                                <w:pStyle w:val="Beschriftung"/>
                                <w:rPr>
                                  <w:rFonts w:cstheme="minorHAnsi"/>
                                  <w:noProof/>
                                  <w:color w:val="00000A"/>
                                </w:rPr>
                              </w:pPr>
                              <w:bookmarkStart w:id="15" w:name="_Toc482623607"/>
                              <w:bookmarkStart w:id="16" w:name="_Toc482624116"/>
                              <w:r>
                                <w:t xml:space="preserve">Abb. </w:t>
                              </w:r>
                              <w:r w:rsidR="005045EF">
                                <w:fldChar w:fldCharType="begin"/>
                              </w:r>
                              <w:r w:rsidR="005045EF">
                                <w:instrText xml:space="preserve"> SEQ Abb. \* ARABIC </w:instrText>
                              </w:r>
                              <w:r w:rsidR="005045EF">
                                <w:fldChar w:fldCharType="separate"/>
                              </w:r>
                              <w:r w:rsidR="00D96E0F">
                                <w:rPr>
                                  <w:noProof/>
                                </w:rPr>
                                <w:t>3</w:t>
                              </w:r>
                              <w:r w:rsidR="005045EF">
                                <w:fldChar w:fldCharType="end"/>
                              </w:r>
                              <w:r>
                                <w:t xml:space="preserve"> </w:t>
                              </w:r>
                              <w:r w:rsidR="00605E24">
                                <w:t>Unterscheidung zwischen Grob – und Feinböden</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E31258" id="Gruppieren 41" o:spid="_x0000_s1030" style="position:absolute;margin-left:-5.9pt;margin-top:35.25pt;width:378pt;height:186.75pt;z-index:251687936" coordsize="48006,2371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">
                <v:shape id="Bild3" o:spid="_x0000_s1031" type="#_x0000_t75" style="position:absolute;width:48006;height:20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6i/AAAA2gAAAA8AAABkcnMvZG93bnJldi54bWxEj0uLwjAUhfeC/yFcwY1oqtChVqOIILj0&#10;tXF3aa5NsbmpTdTOv58IwiwP5/FxluvO1uJFra8cK5hOEhDEhdMVlwou5904A+EDssbaMSn4JQ/r&#10;Vb+3xFy7Nx/pdQqliCPsc1RgQmhyKX1hyKKfuIY4ejfXWgxRtqXULb7juK3lLEl+pMWKI8FgQ1tD&#10;xf30tBFyPuyv2eORmBKp2I2u6e05T5UaDrrNAkSgLvyHv+29VpDC50q8AXL1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fvvOovwAAANoAAAAPAAAAAAAAAAAAAAAAAJ8CAABk&#10;cnMvZG93bnJldi54bWxQSwUGAAAAAAQABAD3AAAAiwMAAAAA&#10;">
                  <v:imagedata r:id="rId15" o:title=""/>
                  <v:path arrowok="t"/>
                </v:shape>
                <v:shape id="Textfeld 40" o:spid="_x0000_s1032" type="#_x0000_t202" style="position:absolute;top:21050;width:4800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7D2290" w:rsidRPr="001E7CD8" w:rsidRDefault="007D2290" w:rsidP="007D2290">
                        <w:pPr>
                          <w:pStyle w:val="Beschriftung"/>
                          <w:rPr>
                            <w:rFonts w:cstheme="minorHAnsi"/>
                            <w:noProof/>
                            <w:color w:val="00000A"/>
                          </w:rPr>
                        </w:pPr>
                        <w:bookmarkStart w:id="17" w:name="_Toc482623607"/>
                        <w:bookmarkStart w:id="18" w:name="_Toc482624116"/>
                        <w:r>
                          <w:t xml:space="preserve">Abb. </w:t>
                        </w:r>
                        <w:r w:rsidR="005045EF">
                          <w:fldChar w:fldCharType="begin"/>
                        </w:r>
                        <w:r w:rsidR="005045EF">
                          <w:instrText xml:space="preserve"> SEQ Abb. \* ARABIC </w:instrText>
                        </w:r>
                        <w:r w:rsidR="005045EF">
                          <w:fldChar w:fldCharType="separate"/>
                        </w:r>
                        <w:r w:rsidR="00D96E0F">
                          <w:rPr>
                            <w:noProof/>
                          </w:rPr>
                          <w:t>3</w:t>
                        </w:r>
                        <w:r w:rsidR="005045EF">
                          <w:fldChar w:fldCharType="end"/>
                        </w:r>
                        <w:r>
                          <w:t xml:space="preserve"> </w:t>
                        </w:r>
                        <w:r w:rsidR="00605E24">
                          <w:t>Unterscheidung zwischen Grob – und Feinböden</w:t>
                        </w:r>
                        <w:bookmarkEnd w:id="17"/>
                        <w:bookmarkEnd w:id="18"/>
                      </w:p>
                    </w:txbxContent>
                  </v:textbox>
                </v:shape>
                <w10:wrap type="topAndBottom"/>
              </v:group>
            </w:pict>
          </mc:Fallback>
        </mc:AlternateContent>
      </w:r>
      <w:r w:rsidR="00645572" w:rsidRPr="005D2AB3">
        <w:rPr>
          <w:rFonts w:cstheme="minorHAnsi"/>
        </w:rPr>
        <w:t>Im Allgemeinen wird zwischen Grobboden und Feinboden unterschieden. Genaue Bezeichnungen lassen sich dieser Tabelle entnehmen. [4]</w:t>
      </w:r>
    </w:p>
    <w:p w:rsidR="00D26579" w:rsidRDefault="00645572" w:rsidP="00D91F2F">
      <w:pPr>
        <w:pStyle w:val="Textkrper"/>
        <w:spacing w:line="276" w:lineRule="auto"/>
        <w:rPr>
          <w:rFonts w:cstheme="minorHAnsi"/>
        </w:rPr>
      </w:pPr>
      <w:r w:rsidRPr="00266578">
        <w:rPr>
          <w:rFonts w:cstheme="minorHAnsi"/>
        </w:rPr>
        <w:t xml:space="preserve">Die Bodenart und seine Eigenschaft der Körnung haben große Auswirkung auf den Wasser-, Luft- sowie </w:t>
      </w:r>
      <w:r w:rsidR="007E05BA" w:rsidRPr="00266578">
        <w:rPr>
          <w:rFonts w:cstheme="minorHAnsi"/>
        </w:rPr>
        <w:t>Nährstoffhaushalt im Boden. Diese wiederum sich wichtige Faktoren, welche den Grad der Durchwurzelung und Bearbeitbarkeit festlegen. [4]</w:t>
      </w:r>
    </w:p>
    <w:p w:rsidR="005D2AB3" w:rsidRPr="00266578" w:rsidRDefault="007E05BA" w:rsidP="00D91F2F">
      <w:pPr>
        <w:pStyle w:val="Textkrper"/>
        <w:spacing w:line="276" w:lineRule="auto"/>
        <w:rPr>
          <w:rFonts w:cstheme="minorHAnsi"/>
        </w:rPr>
      </w:pPr>
      <w:r>
        <w:rPr>
          <w:rFonts w:cstheme="minorHAnsi"/>
          <w:noProof/>
          <w:lang w:eastAsia="de-DE"/>
        </w:rPr>
        <mc:AlternateContent>
          <mc:Choice Requires="wpg">
            <w:drawing>
              <wp:inline distT="0" distB="0" distL="0" distR="0" wp14:anchorId="566304BE" wp14:editId="2FB9C152">
                <wp:extent cx="4269740" cy="2695575"/>
                <wp:effectExtent l="0" t="0" r="0" b="9525"/>
                <wp:docPr id="43" name="Gruppieren 43"/>
                <wp:cNvGraphicFramePr/>
                <a:graphic xmlns:a="http://schemas.openxmlformats.org/drawingml/2006/main">
                  <a:graphicData uri="http://schemas.microsoft.com/office/word/2010/wordprocessingGroup">
                    <wpg:wgp>
                      <wpg:cNvGrpSpPr/>
                      <wpg:grpSpPr>
                        <a:xfrm>
                          <a:off x="0" y="0"/>
                          <a:ext cx="4269740" cy="2695575"/>
                          <a:chOff x="0" y="0"/>
                          <a:chExt cx="4269740" cy="2695575"/>
                        </a:xfrm>
                      </wpg:grpSpPr>
                      <pic:pic xmlns:pic="http://schemas.openxmlformats.org/drawingml/2006/picture">
                        <pic:nvPicPr>
                          <pic:cNvPr id="6" name="Bild4"/>
                          <pic:cNvPicPr>
                            <a:picLocks noChangeAspect="1"/>
                          </pic:cNvPicPr>
                        </pic:nvPicPr>
                        <pic:blipFill>
                          <a:blip r:embed="rId16"/>
                          <a:stretch>
                            <a:fillRect/>
                          </a:stretch>
                        </pic:blipFill>
                        <pic:spPr bwMode="auto">
                          <a:xfrm>
                            <a:off x="0" y="0"/>
                            <a:ext cx="4269740" cy="2373630"/>
                          </a:xfrm>
                          <a:prstGeom prst="rect">
                            <a:avLst/>
                          </a:prstGeom>
                        </pic:spPr>
                      </pic:pic>
                      <wps:wsp>
                        <wps:cNvPr id="42" name="Textfeld 42"/>
                        <wps:cNvSpPr txBox="1"/>
                        <wps:spPr>
                          <a:xfrm>
                            <a:off x="0" y="2428875"/>
                            <a:ext cx="4269740" cy="266700"/>
                          </a:xfrm>
                          <a:prstGeom prst="rect">
                            <a:avLst/>
                          </a:prstGeom>
                          <a:solidFill>
                            <a:prstClr val="white"/>
                          </a:solidFill>
                          <a:ln>
                            <a:noFill/>
                          </a:ln>
                          <a:effectLst/>
                        </wps:spPr>
                        <wps:txbx>
                          <w:txbxContent>
                            <w:p w:rsidR="00605E24" w:rsidRPr="002D092B" w:rsidRDefault="00605E24" w:rsidP="00605E24">
                              <w:pPr>
                                <w:pStyle w:val="Beschriftung"/>
                                <w:rPr>
                                  <w:rFonts w:cstheme="minorHAnsi"/>
                                  <w:noProof/>
                                  <w:color w:val="00000A"/>
                                </w:rPr>
                              </w:pPr>
                              <w:bookmarkStart w:id="19" w:name="_Toc482623608"/>
                              <w:bookmarkStart w:id="20" w:name="_Toc482624117"/>
                              <w:r>
                                <w:t xml:space="preserve">Abb. </w:t>
                              </w:r>
                              <w:r w:rsidR="005045EF">
                                <w:fldChar w:fldCharType="begin"/>
                              </w:r>
                              <w:r w:rsidR="005045EF">
                                <w:instrText xml:space="preserve"> SEQ Abb. \* ARABIC </w:instrText>
                              </w:r>
                              <w:r w:rsidR="005045EF">
                                <w:fldChar w:fldCharType="separate"/>
                              </w:r>
                              <w:r w:rsidR="00D96E0F">
                                <w:rPr>
                                  <w:noProof/>
                                </w:rPr>
                                <w:t>4</w:t>
                              </w:r>
                              <w:r w:rsidR="005045EF">
                                <w:fldChar w:fldCharType="end"/>
                              </w:r>
                              <w:r>
                                <w:t xml:space="preserve"> </w:t>
                              </w:r>
                              <w:r w:rsidRPr="008D0D61">
                                <w:t xml:space="preserve">Bodeneigenschaften </w:t>
                              </w:r>
                              <w:proofErr w:type="spellStart"/>
                              <w:r w:rsidRPr="008D0D61">
                                <w:t>im</w:t>
                              </w:r>
                              <w:proofErr w:type="spellEnd"/>
                              <w:r w:rsidRPr="008D0D61">
                                <w:t xml:space="preserve"> Bezug auf Sand- und -Tonanteil</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66304BE" id="Gruppieren 43" o:spid="_x0000_s1033" style="width:336.2pt;height:212.25pt;mso-position-horizontal-relative:char;mso-position-vertical-relative:line" coordsize="42697,26955"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">
                <v:shape id="Bild4" o:spid="_x0000_s1034" type="#_x0000_t75" style="position:absolute;width:42697;height:237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4HrHBAAAA2gAAAA8AAABkcnMvZG93bnJldi54bWxEj0+LwjAUxO+C3yE8YW+aKlK0axQRFNeT&#10;f2GPj+ZtU7Z5KU2s3W+/EQSPw8z8hlmsOluJlhpfOlYwHiUgiHOnSy4UXC/b4QyED8gaK8ek4I88&#10;rJb93gIz7R58ovYcChEh7DNUYEKoMyl9bsiiH7maOHo/rrEYomwKqRt8RLit5CRJUmmx5LhgsKaN&#10;ofz3fLcK2u9jbtLDzn/N5eU6m9Z2fUOr1MegW3+CCNSFd/jV3msFKTyvxBsgl/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v4HrHBAAAA2gAAAA8AAAAAAAAAAAAAAAAAnwIA&#10;AGRycy9kb3ducmV2LnhtbFBLBQYAAAAABAAEAPcAAACNAwAAAAA=&#10;">
                  <v:imagedata r:id="rId17" o:title=""/>
                  <v:path arrowok="t"/>
                </v:shape>
                <v:shape id="Textfeld 42" o:spid="_x0000_s1035" type="#_x0000_t202" style="position:absolute;top:24288;width:4269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yPN8UA&#10;AADbAAAADwAAAGRycy9kb3ducmV2LnhtbESPQWsCMRSE70L/Q3iFXqRmq4uUrVFEWqi9iKuX3h6b&#10;52bbzcuSZHX77xtB8DjMzDfMYjXYVpzJh8axgpdJBoK4crrhWsHx8PH8CiJEZI2tY1LwRwFWy4fR&#10;AgvtLryncxlrkSAcClRgYuwKKUNlyGKYuI44eSfnLcYkfS21x0uC21ZOs2wuLTacFgx2tDFU/Za9&#10;VbDLv3dm3J/ev9b5zG+P/Wb+U5dKPT0O6zcQkYZ4D9/an1pBPoX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XI83xQAAANsAAAAPAAAAAAAAAAAAAAAAAJgCAABkcnMv&#10;ZG93bnJldi54bWxQSwUGAAAAAAQABAD1AAAAigMAAAAA&#10;" stroked="f">
                  <v:textbox style="mso-fit-shape-to-text:t" inset="0,0,0,0">
                    <w:txbxContent>
                      <w:p w:rsidR="00605E24" w:rsidRPr="002D092B" w:rsidRDefault="00605E24" w:rsidP="00605E24">
                        <w:pPr>
                          <w:pStyle w:val="Beschriftung"/>
                          <w:rPr>
                            <w:rFonts w:cstheme="minorHAnsi"/>
                            <w:noProof/>
                            <w:color w:val="00000A"/>
                          </w:rPr>
                        </w:pPr>
                        <w:bookmarkStart w:id="21" w:name="_Toc482623608"/>
                        <w:bookmarkStart w:id="22" w:name="_Toc482624117"/>
                        <w:r>
                          <w:t xml:space="preserve">Abb. </w:t>
                        </w:r>
                        <w:r w:rsidR="005045EF">
                          <w:fldChar w:fldCharType="begin"/>
                        </w:r>
                        <w:r w:rsidR="005045EF">
                          <w:instrText xml:space="preserve"> SEQ Abb. \* ARABIC </w:instrText>
                        </w:r>
                        <w:r w:rsidR="005045EF">
                          <w:fldChar w:fldCharType="separate"/>
                        </w:r>
                        <w:r w:rsidR="00D96E0F">
                          <w:rPr>
                            <w:noProof/>
                          </w:rPr>
                          <w:t>4</w:t>
                        </w:r>
                        <w:r w:rsidR="005045EF">
                          <w:fldChar w:fldCharType="end"/>
                        </w:r>
                        <w:r>
                          <w:t xml:space="preserve"> </w:t>
                        </w:r>
                        <w:r w:rsidRPr="008D0D61">
                          <w:t xml:space="preserve">Bodeneigenschaften </w:t>
                        </w:r>
                        <w:proofErr w:type="spellStart"/>
                        <w:r w:rsidRPr="008D0D61">
                          <w:t>im</w:t>
                        </w:r>
                        <w:proofErr w:type="spellEnd"/>
                        <w:r w:rsidRPr="008D0D61">
                          <w:t xml:space="preserve"> Bezug auf Sand- und -Tonanteil</w:t>
                        </w:r>
                        <w:bookmarkEnd w:id="21"/>
                        <w:bookmarkEnd w:id="22"/>
                      </w:p>
                    </w:txbxContent>
                  </v:textbox>
                </v:shape>
                <w10:anchorlock/>
              </v:group>
            </w:pict>
          </mc:Fallback>
        </mc:AlternateContent>
      </w:r>
    </w:p>
    <w:p w:rsidR="00D26579" w:rsidRPr="00266578" w:rsidRDefault="00D26579" w:rsidP="00D91F2F">
      <w:pPr>
        <w:pStyle w:val="Textkrper"/>
        <w:spacing w:line="276" w:lineRule="auto"/>
        <w:rPr>
          <w:rFonts w:cstheme="minorHAnsi"/>
        </w:rPr>
      </w:pPr>
    </w:p>
    <w:p w:rsidR="00D26579" w:rsidRPr="00266578" w:rsidRDefault="00D26579" w:rsidP="00D91F2F">
      <w:pPr>
        <w:pStyle w:val="Textkrper"/>
        <w:spacing w:line="276" w:lineRule="auto"/>
        <w:rPr>
          <w:rFonts w:cstheme="minorHAnsi"/>
        </w:rPr>
      </w:pPr>
    </w:p>
    <w:p w:rsidR="00D26579" w:rsidRPr="00266578" w:rsidRDefault="00D26579" w:rsidP="00D91F2F">
      <w:pPr>
        <w:pStyle w:val="Textkrper"/>
        <w:spacing w:line="276" w:lineRule="auto"/>
        <w:rPr>
          <w:rFonts w:cstheme="minorHAnsi"/>
        </w:rPr>
      </w:pPr>
    </w:p>
    <w:p w:rsidR="00D26579" w:rsidRPr="00266578" w:rsidRDefault="00D26579" w:rsidP="00D91F2F">
      <w:pPr>
        <w:pStyle w:val="Textkrper"/>
        <w:spacing w:line="276" w:lineRule="auto"/>
        <w:rPr>
          <w:rFonts w:cstheme="minorHAnsi"/>
        </w:rPr>
      </w:pPr>
    </w:p>
    <w:p w:rsidR="00D26579" w:rsidRPr="00266578" w:rsidRDefault="00D26579" w:rsidP="00D91F2F">
      <w:pPr>
        <w:pStyle w:val="Textkrper"/>
        <w:spacing w:line="276" w:lineRule="auto"/>
        <w:rPr>
          <w:rFonts w:cstheme="minorHAnsi"/>
        </w:rPr>
      </w:pPr>
    </w:p>
    <w:p w:rsidR="00D26579" w:rsidRPr="00266578" w:rsidRDefault="00D26579" w:rsidP="00D91F2F">
      <w:pPr>
        <w:pStyle w:val="Textkrper"/>
        <w:spacing w:line="276" w:lineRule="auto"/>
        <w:rPr>
          <w:rFonts w:cstheme="minorHAnsi"/>
        </w:rPr>
      </w:pPr>
    </w:p>
    <w:p w:rsidR="005D2AB3" w:rsidRDefault="005D2AB3" w:rsidP="00D91F2F">
      <w:pPr>
        <w:pStyle w:val="Textkrper"/>
        <w:spacing w:line="276" w:lineRule="auto"/>
        <w:rPr>
          <w:rFonts w:cstheme="minorHAnsi"/>
          <w:b/>
          <w:bCs/>
        </w:rPr>
      </w:pPr>
    </w:p>
    <w:p w:rsidR="00D26579" w:rsidRPr="00266578" w:rsidRDefault="00645572" w:rsidP="00D91F2F">
      <w:pPr>
        <w:pStyle w:val="Textkrper"/>
        <w:spacing w:line="276" w:lineRule="auto"/>
        <w:rPr>
          <w:rFonts w:cstheme="minorHAnsi"/>
        </w:rPr>
      </w:pPr>
      <w:r w:rsidRPr="00266578">
        <w:rPr>
          <w:rFonts w:cstheme="minorHAnsi"/>
          <w:b/>
          <w:bCs/>
        </w:rPr>
        <w:lastRenderedPageBreak/>
        <w:t>Schlämmprobe</w:t>
      </w:r>
    </w:p>
    <w:p w:rsidR="00D26579" w:rsidRPr="00266578" w:rsidRDefault="00645572" w:rsidP="00D91F2F">
      <w:pPr>
        <w:pStyle w:val="Textkrper"/>
        <w:spacing w:line="276" w:lineRule="auto"/>
        <w:rPr>
          <w:rFonts w:cstheme="minorHAnsi"/>
        </w:rPr>
      </w:pPr>
      <w:r w:rsidRPr="00266578">
        <w:rPr>
          <w:rFonts w:cstheme="minorHAnsi"/>
        </w:rPr>
        <w:t>In einem Glaszylinder wird eine Bodenprobe mit Wasser gut geschüttelt. Nach und nach lagern sich die verschiedenen Schichten des Bodens ab. An welcher Stelle sie sich anordnen hängt von Korngröße und Gewicht der Partikel ab. So kann man Informationen über die verschiedenen Fraktionen des Bodens erhalten und ihm einer Bodenart zuordnen. [4]</w:t>
      </w:r>
    </w:p>
    <w:p w:rsidR="00D26579" w:rsidRPr="00266578" w:rsidRDefault="00645572" w:rsidP="00D91F2F">
      <w:pPr>
        <w:pStyle w:val="Textkrper"/>
        <w:spacing w:line="276" w:lineRule="auto"/>
        <w:rPr>
          <w:rFonts w:cstheme="minorHAnsi"/>
        </w:rPr>
      </w:pPr>
      <w:r w:rsidRPr="00266578">
        <w:rPr>
          <w:rFonts w:cstheme="minorHAnsi"/>
          <w:noProof/>
          <w:lang w:eastAsia="de-DE"/>
        </w:rPr>
        <w:drawing>
          <wp:anchor distT="0" distB="0" distL="0" distR="0" simplePos="0" relativeHeight="4294966286" behindDoc="0" locked="0" layoutInCell="1" allowOverlap="1" wp14:anchorId="043A2788" wp14:editId="460B3D7C">
            <wp:simplePos x="0" y="0"/>
            <wp:positionH relativeFrom="column">
              <wp:posOffset>52705</wp:posOffset>
            </wp:positionH>
            <wp:positionV relativeFrom="paragraph">
              <wp:posOffset>-57785</wp:posOffset>
            </wp:positionV>
            <wp:extent cx="1155065" cy="1623060"/>
            <wp:effectExtent l="0" t="0" r="0" b="0"/>
            <wp:wrapSquare wrapText="bothSides"/>
            <wp:docPr id="7"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6"/>
                    <pic:cNvPicPr>
                      <a:picLocks noChangeAspect="1" noChangeArrowheads="1"/>
                    </pic:cNvPicPr>
                  </pic:nvPicPr>
                  <pic:blipFill>
                    <a:blip r:embed="rId18"/>
                    <a:stretch>
                      <a:fillRect/>
                    </a:stretch>
                  </pic:blipFill>
                  <pic:spPr bwMode="auto">
                    <a:xfrm>
                      <a:off x="0" y="0"/>
                      <a:ext cx="1155065" cy="1623060"/>
                    </a:xfrm>
                    <a:prstGeom prst="rect">
                      <a:avLst/>
                    </a:prstGeom>
                  </pic:spPr>
                </pic:pic>
              </a:graphicData>
            </a:graphic>
          </wp:anchor>
        </w:drawing>
      </w:r>
    </w:p>
    <w:p w:rsidR="00D26579" w:rsidRPr="00266578" w:rsidRDefault="00D26579" w:rsidP="00D91F2F">
      <w:pPr>
        <w:pStyle w:val="Textkrper"/>
        <w:spacing w:line="276" w:lineRule="auto"/>
        <w:rPr>
          <w:rFonts w:cstheme="minorHAnsi"/>
          <w:b/>
          <w:bCs/>
        </w:rPr>
      </w:pPr>
    </w:p>
    <w:p w:rsidR="00D26579" w:rsidRPr="00266578" w:rsidRDefault="00D26579" w:rsidP="00D91F2F">
      <w:pPr>
        <w:pStyle w:val="Textkrper"/>
        <w:spacing w:line="276" w:lineRule="auto"/>
        <w:rPr>
          <w:rFonts w:cstheme="minorHAnsi"/>
          <w:b/>
          <w:bCs/>
        </w:rPr>
      </w:pPr>
    </w:p>
    <w:p w:rsidR="00D26579" w:rsidRPr="00266578" w:rsidRDefault="00D26579" w:rsidP="00D91F2F">
      <w:pPr>
        <w:pStyle w:val="Textkrper"/>
        <w:spacing w:line="276" w:lineRule="auto"/>
        <w:rPr>
          <w:rFonts w:cstheme="minorHAnsi"/>
          <w:b/>
          <w:bCs/>
        </w:rPr>
      </w:pPr>
    </w:p>
    <w:p w:rsidR="00D26579" w:rsidRPr="00266578" w:rsidRDefault="00D26579" w:rsidP="00D91F2F">
      <w:pPr>
        <w:pStyle w:val="Textkrper"/>
        <w:spacing w:line="276" w:lineRule="auto"/>
        <w:rPr>
          <w:rFonts w:cstheme="minorHAnsi"/>
          <w:b/>
          <w:bCs/>
        </w:rPr>
      </w:pPr>
    </w:p>
    <w:p w:rsidR="00D91F2F" w:rsidRDefault="00F22561" w:rsidP="00D91F2F">
      <w:pPr>
        <w:pStyle w:val="Textkrper"/>
        <w:spacing w:line="276" w:lineRule="auto"/>
        <w:rPr>
          <w:rFonts w:cstheme="minorHAnsi"/>
          <w:b/>
          <w:bCs/>
        </w:rPr>
      </w:pPr>
      <w:r>
        <w:rPr>
          <w:noProof/>
        </w:rPr>
        <mc:AlternateContent>
          <mc:Choice Requires="wps">
            <w:drawing>
              <wp:anchor distT="0" distB="0" distL="114300" distR="114300" simplePos="0" relativeHeight="251689984" behindDoc="0" locked="0" layoutInCell="1" allowOverlap="1" wp14:anchorId="384296EA" wp14:editId="6DA452D1">
                <wp:simplePos x="0" y="0"/>
                <wp:positionH relativeFrom="column">
                  <wp:posOffset>53340</wp:posOffset>
                </wp:positionH>
                <wp:positionV relativeFrom="paragraph">
                  <wp:posOffset>198120</wp:posOffset>
                </wp:positionV>
                <wp:extent cx="1752600" cy="635"/>
                <wp:effectExtent l="0" t="0" r="0" b="0"/>
                <wp:wrapSquare wrapText="bothSides"/>
                <wp:docPr id="44" name="Textfeld 44"/>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a:effectLst/>
                      </wps:spPr>
                      <wps:txbx>
                        <w:txbxContent>
                          <w:p w:rsidR="00F22561" w:rsidRPr="00E9337A" w:rsidRDefault="00F22561" w:rsidP="00F22561">
                            <w:pPr>
                              <w:pStyle w:val="Beschriftung"/>
                              <w:rPr>
                                <w:rFonts w:cstheme="minorHAnsi"/>
                                <w:noProof/>
                                <w:color w:val="00000A"/>
                              </w:rPr>
                            </w:pPr>
                            <w:bookmarkStart w:id="23" w:name="_Toc482623609"/>
                            <w:bookmarkStart w:id="24" w:name="_Toc482624118"/>
                            <w:r>
                              <w:t xml:space="preserve">Abb. </w:t>
                            </w:r>
                            <w:r w:rsidR="005045EF">
                              <w:fldChar w:fldCharType="begin"/>
                            </w:r>
                            <w:r w:rsidR="005045EF">
                              <w:instrText xml:space="preserve"> SEQ Abb. \* ARABIC </w:instrText>
                            </w:r>
                            <w:r w:rsidR="005045EF">
                              <w:fldChar w:fldCharType="separate"/>
                            </w:r>
                            <w:r w:rsidR="00D96E0F">
                              <w:rPr>
                                <w:noProof/>
                              </w:rPr>
                              <w:t>5</w:t>
                            </w:r>
                            <w:r w:rsidR="005045EF">
                              <w:fldChar w:fldCharType="end"/>
                            </w:r>
                            <w:r>
                              <w:t xml:space="preserve"> Ergebnis einer Schlämmprobe</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4296EA" id="Textfeld 44" o:spid="_x0000_s1036" type="#_x0000_t202" style="position:absolute;margin-left:4.2pt;margin-top:15.6pt;width:138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" stroked="f">
                <v:textbox style="mso-fit-shape-to-text:t" inset="0,0,0,0">
                  <w:txbxContent>
                    <w:p w:rsidR="00F22561" w:rsidRPr="00E9337A" w:rsidRDefault="00F22561" w:rsidP="00F22561">
                      <w:pPr>
                        <w:pStyle w:val="Beschriftung"/>
                        <w:rPr>
                          <w:rFonts w:cstheme="minorHAnsi"/>
                          <w:noProof/>
                          <w:color w:val="00000A"/>
                        </w:rPr>
                      </w:pPr>
                      <w:bookmarkStart w:id="25" w:name="_Toc482623609"/>
                      <w:bookmarkStart w:id="26" w:name="_Toc482624118"/>
                      <w:r>
                        <w:t xml:space="preserve">Abb. </w:t>
                      </w:r>
                      <w:r w:rsidR="005045EF">
                        <w:fldChar w:fldCharType="begin"/>
                      </w:r>
                      <w:r w:rsidR="005045EF">
                        <w:instrText xml:space="preserve"> SEQ Abb. \* ARABIC </w:instrText>
                      </w:r>
                      <w:r w:rsidR="005045EF">
                        <w:fldChar w:fldCharType="separate"/>
                      </w:r>
                      <w:r w:rsidR="00D96E0F">
                        <w:rPr>
                          <w:noProof/>
                        </w:rPr>
                        <w:t>5</w:t>
                      </w:r>
                      <w:r w:rsidR="005045EF">
                        <w:fldChar w:fldCharType="end"/>
                      </w:r>
                      <w:r>
                        <w:t xml:space="preserve"> Ergebnis einer Schlämmprobe</w:t>
                      </w:r>
                      <w:bookmarkEnd w:id="25"/>
                      <w:bookmarkEnd w:id="26"/>
                    </w:p>
                  </w:txbxContent>
                </v:textbox>
                <w10:wrap type="square"/>
              </v:shape>
            </w:pict>
          </mc:Fallback>
        </mc:AlternateContent>
      </w:r>
    </w:p>
    <w:p w:rsidR="00F22561" w:rsidRDefault="00F22561" w:rsidP="00D91F2F">
      <w:pPr>
        <w:pStyle w:val="Textkrper"/>
        <w:spacing w:line="276" w:lineRule="auto"/>
        <w:rPr>
          <w:rFonts w:cstheme="minorHAnsi"/>
          <w:b/>
          <w:bCs/>
        </w:rPr>
      </w:pPr>
    </w:p>
    <w:p w:rsidR="00D26579" w:rsidRPr="00266578" w:rsidRDefault="00645572" w:rsidP="00D91F2F">
      <w:pPr>
        <w:pStyle w:val="Textkrper"/>
        <w:spacing w:line="276" w:lineRule="auto"/>
        <w:rPr>
          <w:rFonts w:cstheme="minorHAnsi"/>
        </w:rPr>
      </w:pPr>
      <w:r w:rsidRPr="00266578">
        <w:rPr>
          <w:rFonts w:cstheme="minorHAnsi"/>
          <w:b/>
          <w:bCs/>
        </w:rPr>
        <w:t>Bodengefüge</w:t>
      </w:r>
    </w:p>
    <w:p w:rsidR="00D26579" w:rsidRPr="00266578" w:rsidRDefault="00A767C8" w:rsidP="00D91F2F">
      <w:pPr>
        <w:pStyle w:val="Textkrper"/>
        <w:tabs>
          <w:tab w:val="left" w:pos="5475"/>
        </w:tabs>
        <w:spacing w:line="276" w:lineRule="auto"/>
        <w:rPr>
          <w:rFonts w:cstheme="minorHAnsi"/>
        </w:rPr>
      </w:pPr>
      <w:r>
        <w:rPr>
          <w:noProof/>
        </w:rPr>
        <mc:AlternateContent>
          <mc:Choice Requires="wps">
            <w:drawing>
              <wp:anchor distT="0" distB="0" distL="114300" distR="114300" simplePos="0" relativeHeight="251692032" behindDoc="0" locked="0" layoutInCell="1" allowOverlap="1" wp14:anchorId="540A0486" wp14:editId="1F5C7866">
                <wp:simplePos x="0" y="0"/>
                <wp:positionH relativeFrom="column">
                  <wp:posOffset>-46990</wp:posOffset>
                </wp:positionH>
                <wp:positionV relativeFrom="paragraph">
                  <wp:posOffset>3937000</wp:posOffset>
                </wp:positionV>
                <wp:extent cx="5770880" cy="635"/>
                <wp:effectExtent l="0" t="0" r="0" b="0"/>
                <wp:wrapTopAndBottom/>
                <wp:docPr id="45" name="Textfeld 45"/>
                <wp:cNvGraphicFramePr/>
                <a:graphic xmlns:a="http://schemas.openxmlformats.org/drawingml/2006/main">
                  <a:graphicData uri="http://schemas.microsoft.com/office/word/2010/wordprocessingShape">
                    <wps:wsp>
                      <wps:cNvSpPr txBox="1"/>
                      <wps:spPr>
                        <a:xfrm>
                          <a:off x="0" y="0"/>
                          <a:ext cx="5770880" cy="635"/>
                        </a:xfrm>
                        <a:prstGeom prst="rect">
                          <a:avLst/>
                        </a:prstGeom>
                        <a:solidFill>
                          <a:prstClr val="white"/>
                        </a:solidFill>
                        <a:ln>
                          <a:noFill/>
                        </a:ln>
                        <a:effectLst/>
                      </wps:spPr>
                      <wps:txbx>
                        <w:txbxContent>
                          <w:p w:rsidR="00A767C8" w:rsidRPr="00001529" w:rsidRDefault="00A767C8" w:rsidP="00A767C8">
                            <w:pPr>
                              <w:pStyle w:val="Beschriftung"/>
                              <w:rPr>
                                <w:rFonts w:cstheme="minorHAnsi"/>
                                <w:noProof/>
                                <w:color w:val="00000A"/>
                              </w:rPr>
                            </w:pPr>
                            <w:bookmarkStart w:id="27" w:name="_Toc482623610"/>
                            <w:bookmarkStart w:id="28" w:name="_Toc482624119"/>
                            <w:r>
                              <w:t xml:space="preserve">Abb. </w:t>
                            </w:r>
                            <w:r w:rsidR="005045EF">
                              <w:fldChar w:fldCharType="begin"/>
                            </w:r>
                            <w:r w:rsidR="005045EF">
                              <w:instrText xml:space="preserve"> SEQ Abb. \* ARABIC </w:instrText>
                            </w:r>
                            <w:r w:rsidR="005045EF">
                              <w:fldChar w:fldCharType="separate"/>
                            </w:r>
                            <w:r w:rsidR="00D96E0F">
                              <w:rPr>
                                <w:noProof/>
                              </w:rPr>
                              <w:t>6</w:t>
                            </w:r>
                            <w:r w:rsidR="005045EF">
                              <w:fldChar w:fldCharType="end"/>
                            </w:r>
                            <w:r>
                              <w:t xml:space="preserve"> Anordnung der Bodenbestandteile</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A0486" id="Textfeld 45" o:spid="_x0000_s1037" type="#_x0000_t202" style="position:absolute;margin-left:-3.7pt;margin-top:310pt;width:454.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" stroked="f">
                <v:textbox style="mso-fit-shape-to-text:t" inset="0,0,0,0">
                  <w:txbxContent>
                    <w:p w:rsidR="00A767C8" w:rsidRPr="00001529" w:rsidRDefault="00A767C8" w:rsidP="00A767C8">
                      <w:pPr>
                        <w:pStyle w:val="Beschriftung"/>
                        <w:rPr>
                          <w:rFonts w:cstheme="minorHAnsi"/>
                          <w:noProof/>
                          <w:color w:val="00000A"/>
                        </w:rPr>
                      </w:pPr>
                      <w:bookmarkStart w:id="29" w:name="_Toc482623610"/>
                      <w:bookmarkStart w:id="30" w:name="_Toc482624119"/>
                      <w:r>
                        <w:t xml:space="preserve">Abb. </w:t>
                      </w:r>
                      <w:r w:rsidR="005045EF">
                        <w:fldChar w:fldCharType="begin"/>
                      </w:r>
                      <w:r w:rsidR="005045EF">
                        <w:instrText xml:space="preserve"> SEQ Abb. \* ARABIC </w:instrText>
                      </w:r>
                      <w:r w:rsidR="005045EF">
                        <w:fldChar w:fldCharType="separate"/>
                      </w:r>
                      <w:r w:rsidR="00D96E0F">
                        <w:rPr>
                          <w:noProof/>
                        </w:rPr>
                        <w:t>6</w:t>
                      </w:r>
                      <w:r w:rsidR="005045EF">
                        <w:fldChar w:fldCharType="end"/>
                      </w:r>
                      <w:r>
                        <w:t xml:space="preserve"> Anordnung der Bodenbestandteile</w:t>
                      </w:r>
                      <w:bookmarkEnd w:id="29"/>
                      <w:bookmarkEnd w:id="30"/>
                    </w:p>
                  </w:txbxContent>
                </v:textbox>
                <w10:wrap type="topAndBottom"/>
              </v:shape>
            </w:pict>
          </mc:Fallback>
        </mc:AlternateContent>
      </w:r>
      <w:r w:rsidR="005D2AB3" w:rsidRPr="00266578">
        <w:rPr>
          <w:rFonts w:cstheme="minorHAnsi"/>
          <w:noProof/>
          <w:lang w:eastAsia="de-DE"/>
        </w:rPr>
        <w:drawing>
          <wp:anchor distT="0" distB="0" distL="0" distR="0" simplePos="0" relativeHeight="4294966289" behindDoc="0" locked="0" layoutInCell="1" allowOverlap="1" wp14:anchorId="3983B43A" wp14:editId="0CA5E060">
            <wp:simplePos x="0" y="0"/>
            <wp:positionH relativeFrom="column">
              <wp:posOffset>-46990</wp:posOffset>
            </wp:positionH>
            <wp:positionV relativeFrom="paragraph">
              <wp:posOffset>436245</wp:posOffset>
            </wp:positionV>
            <wp:extent cx="5770880" cy="3443605"/>
            <wp:effectExtent l="0" t="0" r="1270" b="4445"/>
            <wp:wrapTopAndBottom/>
            <wp:docPr id="8"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5"/>
                    <pic:cNvPicPr>
                      <a:picLocks noChangeAspect="1" noChangeArrowheads="1"/>
                    </pic:cNvPicPr>
                  </pic:nvPicPr>
                  <pic:blipFill>
                    <a:blip r:embed="rId19"/>
                    <a:stretch>
                      <a:fillRect/>
                    </a:stretch>
                  </pic:blipFill>
                  <pic:spPr bwMode="auto">
                    <a:xfrm>
                      <a:off x="0" y="0"/>
                      <a:ext cx="5770880" cy="3443605"/>
                    </a:xfrm>
                    <a:prstGeom prst="rect">
                      <a:avLst/>
                    </a:prstGeom>
                  </pic:spPr>
                </pic:pic>
              </a:graphicData>
            </a:graphic>
            <wp14:sizeRelH relativeFrom="margin">
              <wp14:pctWidth>0</wp14:pctWidth>
            </wp14:sizeRelH>
            <wp14:sizeRelV relativeFrom="margin">
              <wp14:pctHeight>0</wp14:pctHeight>
            </wp14:sizeRelV>
          </wp:anchor>
        </w:drawing>
      </w:r>
      <w:r w:rsidR="00645572" w:rsidRPr="00266578">
        <w:rPr>
          <w:rFonts w:cstheme="minorHAnsi"/>
          <w:sz w:val="20"/>
          <w:szCs w:val="20"/>
        </w:rPr>
        <w:t>Das Bodengefüge ist die Anordnung aller Bodenbestandteile. Sie sind unregelmäßig geformt und bestehen aus mineralischen wie auch organischen Bestandteilen.</w:t>
      </w:r>
      <w:r w:rsidR="00645572" w:rsidRPr="00266578">
        <w:rPr>
          <w:rFonts w:cstheme="minorHAnsi"/>
          <w:b/>
          <w:bCs/>
        </w:rPr>
        <w:t xml:space="preserve"> </w:t>
      </w:r>
      <w:r w:rsidR="00645572" w:rsidRPr="00472A81">
        <w:rPr>
          <w:rFonts w:cstheme="minorHAnsi"/>
          <w:bCs/>
        </w:rPr>
        <w:t>[4]</w:t>
      </w:r>
    </w:p>
    <w:p w:rsidR="00D26579" w:rsidRPr="00266578" w:rsidRDefault="00D26579" w:rsidP="00D91F2F">
      <w:pPr>
        <w:pStyle w:val="Textkrper"/>
        <w:spacing w:line="276" w:lineRule="auto"/>
        <w:rPr>
          <w:rFonts w:cstheme="minorHAnsi"/>
        </w:rPr>
      </w:pPr>
    </w:p>
    <w:p w:rsidR="00AC57D0" w:rsidRDefault="00AC57D0" w:rsidP="00D91F2F">
      <w:pPr>
        <w:pStyle w:val="Textkrper"/>
        <w:spacing w:line="276" w:lineRule="auto"/>
        <w:rPr>
          <w:rFonts w:cstheme="minorHAnsi"/>
          <w:b/>
          <w:bCs/>
        </w:rPr>
      </w:pPr>
    </w:p>
    <w:p w:rsidR="00AC57D0" w:rsidRDefault="00AC57D0" w:rsidP="00D91F2F">
      <w:pPr>
        <w:pStyle w:val="Textkrper"/>
        <w:spacing w:line="276" w:lineRule="auto"/>
        <w:rPr>
          <w:rFonts w:cstheme="minorHAnsi"/>
          <w:b/>
          <w:bCs/>
        </w:rPr>
      </w:pPr>
    </w:p>
    <w:p w:rsidR="00AC57D0" w:rsidRDefault="00AC57D0" w:rsidP="00D91F2F">
      <w:pPr>
        <w:pStyle w:val="Textkrper"/>
        <w:spacing w:line="276" w:lineRule="auto"/>
        <w:rPr>
          <w:rFonts w:cstheme="minorHAnsi"/>
          <w:b/>
          <w:bCs/>
        </w:rPr>
      </w:pPr>
    </w:p>
    <w:p w:rsidR="00AC57D0" w:rsidRDefault="00AC57D0" w:rsidP="00D91F2F">
      <w:pPr>
        <w:pStyle w:val="Textkrper"/>
        <w:spacing w:line="276" w:lineRule="auto"/>
        <w:rPr>
          <w:rFonts w:cstheme="minorHAnsi"/>
          <w:b/>
          <w:bCs/>
        </w:rPr>
      </w:pPr>
    </w:p>
    <w:p w:rsidR="00AC57D0" w:rsidRDefault="00AC57D0" w:rsidP="00D91F2F">
      <w:pPr>
        <w:pStyle w:val="Textkrper"/>
        <w:spacing w:line="276" w:lineRule="auto"/>
        <w:rPr>
          <w:rFonts w:cstheme="minorHAnsi"/>
          <w:b/>
          <w:bCs/>
        </w:rPr>
      </w:pPr>
    </w:p>
    <w:p w:rsidR="00AC57D0" w:rsidRDefault="00AC57D0" w:rsidP="00D91F2F">
      <w:pPr>
        <w:pStyle w:val="Textkrper"/>
        <w:spacing w:line="276" w:lineRule="auto"/>
        <w:rPr>
          <w:rFonts w:cstheme="minorHAnsi"/>
          <w:b/>
          <w:bCs/>
        </w:rPr>
      </w:pPr>
    </w:p>
    <w:p w:rsidR="00D26579" w:rsidRPr="00266578" w:rsidRDefault="00645572" w:rsidP="00D91F2F">
      <w:pPr>
        <w:pStyle w:val="Textkrper"/>
        <w:spacing w:line="276" w:lineRule="auto"/>
        <w:rPr>
          <w:rFonts w:cstheme="minorHAnsi"/>
        </w:rPr>
      </w:pPr>
      <w:r w:rsidRPr="00266578">
        <w:rPr>
          <w:rFonts w:cstheme="minorHAnsi"/>
          <w:b/>
          <w:bCs/>
        </w:rPr>
        <w:t>Organische Substanzen</w:t>
      </w:r>
    </w:p>
    <w:p w:rsidR="00D26579" w:rsidRPr="00266578" w:rsidRDefault="00645572" w:rsidP="00D91F2F">
      <w:pPr>
        <w:pStyle w:val="Textkrper"/>
        <w:spacing w:line="276" w:lineRule="auto"/>
        <w:rPr>
          <w:rFonts w:cstheme="minorHAnsi"/>
        </w:rPr>
      </w:pPr>
      <w:r w:rsidRPr="00266578">
        <w:rPr>
          <w:rFonts w:cstheme="minorHAnsi"/>
        </w:rPr>
        <w:t>Alle Bodenbestandteile welche lebenden Ursprungs sind werden als organische Substanz bezeichnet. Pflanzenwurzeln, Bodenorganismen und abgestorbene bzw. umgewandelte Reste von Pflanzen oder Lebewesen gehören zur organischen Substanz. Die umgewandelte Substanz wird als Humus (lat. = feuchter fruchtbarer Boden) bezeichnet. Er macht zu ungefähr 85% den Großteil der organischen Substanz des Bodens aus. [4]</w:t>
      </w:r>
    </w:p>
    <w:p w:rsidR="00D26579" w:rsidRPr="00AC57D0" w:rsidRDefault="009D639B" w:rsidP="00D91F2F">
      <w:pPr>
        <w:pStyle w:val="Textkrper"/>
        <w:spacing w:line="276" w:lineRule="auto"/>
        <w:rPr>
          <w:rFonts w:cstheme="minorHAnsi"/>
        </w:rPr>
      </w:pPr>
      <w:r>
        <w:rPr>
          <w:noProof/>
        </w:rPr>
        <mc:AlternateContent>
          <mc:Choice Requires="wps">
            <w:drawing>
              <wp:anchor distT="0" distB="0" distL="114300" distR="114300" simplePos="0" relativeHeight="251694080" behindDoc="0" locked="0" layoutInCell="1" allowOverlap="1" wp14:anchorId="529D8B68" wp14:editId="00F9E808">
                <wp:simplePos x="0" y="0"/>
                <wp:positionH relativeFrom="column">
                  <wp:posOffset>-80010</wp:posOffset>
                </wp:positionH>
                <wp:positionV relativeFrom="paragraph">
                  <wp:posOffset>1470025</wp:posOffset>
                </wp:positionV>
                <wp:extent cx="2846705" cy="635"/>
                <wp:effectExtent l="0" t="0" r="0" b="0"/>
                <wp:wrapTopAndBottom/>
                <wp:docPr id="46" name="Textfeld 46"/>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a:effectLst/>
                      </wps:spPr>
                      <wps:txbx>
                        <w:txbxContent>
                          <w:p w:rsidR="009D639B" w:rsidRPr="00E87864" w:rsidRDefault="009D639B" w:rsidP="009D639B">
                            <w:pPr>
                              <w:pStyle w:val="Beschriftung"/>
                              <w:rPr>
                                <w:rFonts w:cstheme="minorHAnsi"/>
                                <w:noProof/>
                                <w:color w:val="00000A"/>
                              </w:rPr>
                            </w:pPr>
                            <w:bookmarkStart w:id="31" w:name="_Toc482623611"/>
                            <w:bookmarkStart w:id="32" w:name="_Toc482624120"/>
                            <w:r>
                              <w:t xml:space="preserve">Abb. </w:t>
                            </w:r>
                            <w:r w:rsidR="005045EF">
                              <w:fldChar w:fldCharType="begin"/>
                            </w:r>
                            <w:r w:rsidR="005045EF">
                              <w:instrText xml:space="preserve"> SEQ Abb. \* ARABIC </w:instrText>
                            </w:r>
                            <w:r w:rsidR="005045EF">
                              <w:fldChar w:fldCharType="separate"/>
                            </w:r>
                            <w:r w:rsidR="00D96E0F">
                              <w:rPr>
                                <w:noProof/>
                              </w:rPr>
                              <w:t>7</w:t>
                            </w:r>
                            <w:r w:rsidR="005045EF">
                              <w:fldChar w:fldCharType="end"/>
                            </w:r>
                            <w:r>
                              <w:t xml:space="preserve"> Zusammensetzung organischer Substanzen</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D8B68" id="Textfeld 46" o:spid="_x0000_s1038" type="#_x0000_t202" style="position:absolute;margin-left:-6.3pt;margin-top:115.75pt;width:224.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" stroked="f">
                <v:textbox style="mso-fit-shape-to-text:t" inset="0,0,0,0">
                  <w:txbxContent>
                    <w:p w:rsidR="009D639B" w:rsidRPr="00E87864" w:rsidRDefault="009D639B" w:rsidP="009D639B">
                      <w:pPr>
                        <w:pStyle w:val="Beschriftung"/>
                        <w:rPr>
                          <w:rFonts w:cstheme="minorHAnsi"/>
                          <w:noProof/>
                          <w:color w:val="00000A"/>
                        </w:rPr>
                      </w:pPr>
                      <w:bookmarkStart w:id="33" w:name="_Toc482623611"/>
                      <w:bookmarkStart w:id="34" w:name="_Toc482624120"/>
                      <w:r>
                        <w:t xml:space="preserve">Abb. </w:t>
                      </w:r>
                      <w:r w:rsidR="005045EF">
                        <w:fldChar w:fldCharType="begin"/>
                      </w:r>
                      <w:r w:rsidR="005045EF">
                        <w:instrText xml:space="preserve"> SEQ Abb. \* ARABIC </w:instrText>
                      </w:r>
                      <w:r w:rsidR="005045EF">
                        <w:fldChar w:fldCharType="separate"/>
                      </w:r>
                      <w:r w:rsidR="00D96E0F">
                        <w:rPr>
                          <w:noProof/>
                        </w:rPr>
                        <w:t>7</w:t>
                      </w:r>
                      <w:r w:rsidR="005045EF">
                        <w:fldChar w:fldCharType="end"/>
                      </w:r>
                      <w:r>
                        <w:t xml:space="preserve"> Zusammensetzung organischer Substanzen</w:t>
                      </w:r>
                      <w:bookmarkEnd w:id="33"/>
                      <w:bookmarkEnd w:id="34"/>
                    </w:p>
                  </w:txbxContent>
                </v:textbox>
                <w10:wrap type="topAndBottom"/>
              </v:shape>
            </w:pict>
          </mc:Fallback>
        </mc:AlternateContent>
      </w:r>
      <w:r w:rsidR="00645572" w:rsidRPr="00266578">
        <w:rPr>
          <w:rFonts w:cstheme="minorHAnsi"/>
          <w:noProof/>
          <w:lang w:eastAsia="de-DE"/>
        </w:rPr>
        <w:drawing>
          <wp:anchor distT="0" distB="0" distL="0" distR="0" simplePos="0" relativeHeight="4294966287" behindDoc="0" locked="0" layoutInCell="1" allowOverlap="1" wp14:anchorId="0E4726D1" wp14:editId="5AA8E456">
            <wp:simplePos x="0" y="0"/>
            <wp:positionH relativeFrom="column">
              <wp:posOffset>-80010</wp:posOffset>
            </wp:positionH>
            <wp:positionV relativeFrom="paragraph">
              <wp:posOffset>1905</wp:posOffset>
            </wp:positionV>
            <wp:extent cx="2846705" cy="1410970"/>
            <wp:effectExtent l="0" t="0" r="0" b="0"/>
            <wp:wrapTopAndBottom/>
            <wp:docPr id="9"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7"/>
                    <pic:cNvPicPr>
                      <a:picLocks noChangeAspect="1" noChangeArrowheads="1"/>
                    </pic:cNvPicPr>
                  </pic:nvPicPr>
                  <pic:blipFill>
                    <a:blip r:embed="rId20"/>
                    <a:stretch>
                      <a:fillRect/>
                    </a:stretch>
                  </pic:blipFill>
                  <pic:spPr bwMode="auto">
                    <a:xfrm>
                      <a:off x="0" y="0"/>
                      <a:ext cx="2846705" cy="1410970"/>
                    </a:xfrm>
                    <a:prstGeom prst="rect">
                      <a:avLst/>
                    </a:prstGeom>
                  </pic:spPr>
                </pic:pic>
              </a:graphicData>
            </a:graphic>
            <wp14:sizeRelH relativeFrom="margin">
              <wp14:pctWidth>0</wp14:pctWidth>
            </wp14:sizeRelH>
            <wp14:sizeRelV relativeFrom="margin">
              <wp14:pctHeight>0</wp14:pctHeight>
            </wp14:sizeRelV>
          </wp:anchor>
        </w:drawing>
      </w:r>
    </w:p>
    <w:p w:rsidR="00D26579" w:rsidRPr="00266578" w:rsidRDefault="00645572" w:rsidP="00D91F2F">
      <w:pPr>
        <w:pStyle w:val="Textkrper"/>
        <w:spacing w:line="276" w:lineRule="auto"/>
        <w:rPr>
          <w:rFonts w:cstheme="minorHAnsi"/>
        </w:rPr>
      </w:pPr>
      <w:r w:rsidRPr="00266578">
        <w:rPr>
          <w:rFonts w:cstheme="minorHAnsi"/>
          <w:b/>
          <w:bCs/>
        </w:rPr>
        <w:t>Bodenaktivität</w:t>
      </w:r>
    </w:p>
    <w:p w:rsidR="00D26579" w:rsidRPr="00266578" w:rsidRDefault="00645572" w:rsidP="00D91F2F">
      <w:pPr>
        <w:pStyle w:val="Textkrper"/>
        <w:spacing w:line="276" w:lineRule="auto"/>
        <w:rPr>
          <w:rFonts w:cstheme="minorHAnsi"/>
        </w:rPr>
      </w:pPr>
      <w:r w:rsidRPr="00266578">
        <w:rPr>
          <w:rFonts w:cstheme="minorHAnsi"/>
        </w:rPr>
        <w:t>Zur Bodenaktivität gehören alle Atmungs- und Stoffwechselprozesse, sowie Zersetzungs- und Umlagerungsprozesse. Diese Prozesse machen in ihrer Gesamtheit die Lebensaktivität der Organismen im Boden aus.</w:t>
      </w:r>
    </w:p>
    <w:p w:rsidR="00D26579" w:rsidRPr="00266578" w:rsidRDefault="00645572" w:rsidP="00D91F2F">
      <w:pPr>
        <w:pStyle w:val="Textkrper"/>
        <w:spacing w:line="276" w:lineRule="auto"/>
        <w:rPr>
          <w:rFonts w:cstheme="minorHAnsi"/>
        </w:rPr>
      </w:pPr>
      <w:r w:rsidRPr="00266578">
        <w:rPr>
          <w:rFonts w:cstheme="minorHAnsi"/>
        </w:rPr>
        <w:t xml:space="preserve">Eine funktionierende Lebensgemeinschaft setzt eine hohe Bodenaktivität voraus. </w:t>
      </w:r>
    </w:p>
    <w:p w:rsidR="00D26579" w:rsidRPr="00266578" w:rsidRDefault="00645572" w:rsidP="00D91F2F">
      <w:pPr>
        <w:pStyle w:val="Textkrper"/>
        <w:spacing w:line="276" w:lineRule="auto"/>
        <w:rPr>
          <w:rFonts w:cstheme="minorHAnsi"/>
        </w:rPr>
      </w:pPr>
      <w:r w:rsidRPr="00266578">
        <w:rPr>
          <w:rFonts w:cstheme="minorHAnsi"/>
        </w:rPr>
        <w:t>Die Bodenaktivität hängt von mehreren Faktoren ab. Dabei sind Bodenart, Vegetation, Menge und Qualität der organischen Substanz, sowie der Bodenreaktion von besonders großer Bedeutung. Gerade Bodenreaktion nimmt einen besonderen Einfluss auf die Organismen im Boden. Einige von ihnen reagieren säureempfindlich und meiden daher, saure Böden. [4]</w:t>
      </w:r>
    </w:p>
    <w:p w:rsidR="00D26579" w:rsidRPr="00266578" w:rsidRDefault="00645572" w:rsidP="00D91F2F">
      <w:pPr>
        <w:pStyle w:val="Textkrper"/>
        <w:spacing w:line="276" w:lineRule="auto"/>
        <w:rPr>
          <w:rFonts w:cstheme="minorHAnsi"/>
        </w:rPr>
      </w:pPr>
      <w:r w:rsidRPr="00266578">
        <w:rPr>
          <w:rFonts w:cstheme="minorHAnsi"/>
          <w:b/>
          <w:bCs/>
        </w:rPr>
        <w:t>Ionenaustausch und Austauschkapazität</w:t>
      </w:r>
    </w:p>
    <w:p w:rsidR="00D26579" w:rsidRPr="00266578" w:rsidRDefault="00645572" w:rsidP="00D91F2F">
      <w:pPr>
        <w:pStyle w:val="Textkrper"/>
        <w:tabs>
          <w:tab w:val="left" w:pos="5475"/>
        </w:tabs>
        <w:spacing w:line="276" w:lineRule="auto"/>
        <w:rPr>
          <w:rFonts w:cstheme="minorHAnsi"/>
        </w:rPr>
      </w:pPr>
      <w:r w:rsidRPr="00266578">
        <w:rPr>
          <w:rFonts w:cstheme="minorHAnsi"/>
        </w:rPr>
        <w:t>Der Ionenaustausch findet immer zwischen festen und flüssigen Bestandteilen des Bodens statt. Alle Ionen die in der Bodenlösung vorhanden sind, sind auch austauschbar. Ionen welche fest in organischen Substanzen gebunden sind, sind nicht austauschbar und können nur durch Verwitterungs- oder Zersetzungsprozesse mobilisiert werden. [4]</w:t>
      </w:r>
    </w:p>
    <w:p w:rsidR="00D26579" w:rsidRPr="00266578" w:rsidRDefault="00645572" w:rsidP="00D91F2F">
      <w:pPr>
        <w:pStyle w:val="Textkrper"/>
        <w:tabs>
          <w:tab w:val="left" w:pos="5475"/>
        </w:tabs>
        <w:spacing w:line="276" w:lineRule="auto"/>
        <w:rPr>
          <w:rFonts w:cstheme="minorHAnsi"/>
        </w:rPr>
      </w:pPr>
      <w:r w:rsidRPr="00266578">
        <w:rPr>
          <w:rFonts w:cstheme="minorHAnsi"/>
          <w:b/>
          <w:bCs/>
        </w:rPr>
        <w:t>Bodenreaktion</w:t>
      </w:r>
    </w:p>
    <w:p w:rsidR="00D26579" w:rsidRPr="00266578" w:rsidRDefault="00645572" w:rsidP="00D91F2F">
      <w:pPr>
        <w:pStyle w:val="Textkrper"/>
        <w:tabs>
          <w:tab w:val="left" w:pos="5475"/>
        </w:tabs>
        <w:spacing w:line="276" w:lineRule="auto"/>
        <w:rPr>
          <w:rFonts w:cstheme="minorHAnsi"/>
        </w:rPr>
      </w:pPr>
      <w:r w:rsidRPr="00266578">
        <w:rPr>
          <w:rFonts w:cstheme="minorHAnsi"/>
        </w:rPr>
        <w:t xml:space="preserve">Die Bodenreaktion umfasst die Säure- und Basenwirkung in der Bodenlösung. Durch die Bodenlösung kann man den pH-Wert des Bodens bestimmen. Dabei wird die Konzentration der </w:t>
      </w:r>
      <w:proofErr w:type="spellStart"/>
      <w:r w:rsidRPr="00266578">
        <w:rPr>
          <w:rFonts w:cstheme="minorHAnsi"/>
        </w:rPr>
        <w:t>Wasserstoffionen</w:t>
      </w:r>
      <w:proofErr w:type="spellEnd"/>
      <w:r w:rsidRPr="00266578">
        <w:rPr>
          <w:rFonts w:cstheme="minorHAnsi"/>
        </w:rPr>
        <w:t xml:space="preserve"> in der Bodenlösung gemessen. </w:t>
      </w:r>
    </w:p>
    <w:p w:rsidR="00D26579" w:rsidRPr="00266578" w:rsidRDefault="00645572" w:rsidP="00D91F2F">
      <w:pPr>
        <w:pStyle w:val="Textkrper"/>
        <w:tabs>
          <w:tab w:val="left" w:pos="5475"/>
        </w:tabs>
        <w:spacing w:line="276" w:lineRule="auto"/>
        <w:rPr>
          <w:rFonts w:cstheme="minorHAnsi"/>
        </w:rPr>
      </w:pPr>
      <w:r w:rsidRPr="00266578">
        <w:rPr>
          <w:rFonts w:cstheme="minorHAnsi"/>
        </w:rPr>
        <w:t xml:space="preserve">Einen pH-Wert von 7 bezeichnet man als neutral. Alles was kleiner als 7 ist, wird als sauer bezeichnet. Werte über 7 sind alkalisch. </w:t>
      </w:r>
    </w:p>
    <w:p w:rsidR="00D26579" w:rsidRPr="00266578" w:rsidRDefault="00645572" w:rsidP="00D91F2F">
      <w:pPr>
        <w:pStyle w:val="Textkrper"/>
        <w:tabs>
          <w:tab w:val="left" w:pos="5475"/>
        </w:tabs>
        <w:spacing w:line="276" w:lineRule="auto"/>
        <w:rPr>
          <w:rFonts w:cstheme="minorHAnsi"/>
        </w:rPr>
      </w:pPr>
      <w:r w:rsidRPr="00266578">
        <w:rPr>
          <w:rFonts w:cstheme="minorHAnsi"/>
        </w:rPr>
        <w:t>In mitteleuropäischen Boden liegt der pH-Wert zwischen 3 und 8. [4]</w:t>
      </w:r>
    </w:p>
    <w:p w:rsidR="009D639B" w:rsidRDefault="009D639B" w:rsidP="00D91F2F">
      <w:pPr>
        <w:pStyle w:val="Textkrper"/>
        <w:tabs>
          <w:tab w:val="left" w:pos="5475"/>
        </w:tabs>
        <w:spacing w:line="276" w:lineRule="auto"/>
        <w:rPr>
          <w:rFonts w:cstheme="minorHAnsi"/>
          <w:b/>
          <w:bCs/>
        </w:rPr>
      </w:pPr>
    </w:p>
    <w:p w:rsidR="00D26579" w:rsidRPr="00266578" w:rsidRDefault="00645572" w:rsidP="00D91F2F">
      <w:pPr>
        <w:pStyle w:val="Textkrper"/>
        <w:tabs>
          <w:tab w:val="left" w:pos="5475"/>
        </w:tabs>
        <w:spacing w:line="276" w:lineRule="auto"/>
        <w:rPr>
          <w:rFonts w:cstheme="minorHAnsi"/>
        </w:rPr>
      </w:pPr>
      <w:r w:rsidRPr="00266578">
        <w:rPr>
          <w:rFonts w:cstheme="minorHAnsi"/>
          <w:b/>
          <w:bCs/>
        </w:rPr>
        <w:lastRenderedPageBreak/>
        <w:t>pH-Wert im Boden messen</w:t>
      </w:r>
    </w:p>
    <w:p w:rsidR="00D26579" w:rsidRPr="00266578" w:rsidRDefault="00645572" w:rsidP="00D91F2F">
      <w:pPr>
        <w:pStyle w:val="Textkrper"/>
        <w:tabs>
          <w:tab w:val="left" w:pos="5475"/>
        </w:tabs>
        <w:spacing w:line="276" w:lineRule="auto"/>
        <w:rPr>
          <w:rFonts w:cstheme="minorHAnsi"/>
        </w:rPr>
      </w:pPr>
      <w:r w:rsidRPr="00266578">
        <w:rPr>
          <w:rFonts w:cstheme="minorHAnsi"/>
        </w:rPr>
        <w:t>1. man gräbt ein kleines Loch in den Boden</w:t>
      </w:r>
    </w:p>
    <w:p w:rsidR="00D26579" w:rsidRPr="00266578" w:rsidRDefault="00645572" w:rsidP="00D91F2F">
      <w:pPr>
        <w:pStyle w:val="Textkrper"/>
        <w:tabs>
          <w:tab w:val="left" w:pos="5475"/>
        </w:tabs>
        <w:spacing w:line="276" w:lineRule="auto"/>
        <w:rPr>
          <w:rFonts w:cstheme="minorHAnsi"/>
        </w:rPr>
      </w:pPr>
      <w:r w:rsidRPr="00266578">
        <w:rPr>
          <w:rFonts w:cstheme="minorHAnsi"/>
        </w:rPr>
        <w:t>2.  man füllt das Loch mit Wasser auf</w:t>
      </w:r>
    </w:p>
    <w:p w:rsidR="00D26579" w:rsidRPr="00266578" w:rsidRDefault="00645572" w:rsidP="00D91F2F">
      <w:pPr>
        <w:pStyle w:val="Textkrper"/>
        <w:tabs>
          <w:tab w:val="left" w:pos="5475"/>
        </w:tabs>
        <w:spacing w:line="276" w:lineRule="auto"/>
        <w:rPr>
          <w:rFonts w:cstheme="minorHAnsi"/>
        </w:rPr>
      </w:pPr>
      <w:r w:rsidRPr="00266578">
        <w:rPr>
          <w:rFonts w:cstheme="minorHAnsi"/>
        </w:rPr>
        <w:t>3. man steckt die Prüfspitze des Geräts für 60 Sekunden in den Schlamm</w:t>
      </w:r>
    </w:p>
    <w:p w:rsidR="00D26579" w:rsidRPr="00266578" w:rsidRDefault="00645572" w:rsidP="00D91F2F">
      <w:pPr>
        <w:pStyle w:val="Textkrper"/>
        <w:tabs>
          <w:tab w:val="left" w:pos="5475"/>
        </w:tabs>
        <w:spacing w:line="276" w:lineRule="auto"/>
        <w:rPr>
          <w:rFonts w:cstheme="minorHAnsi"/>
        </w:rPr>
      </w:pPr>
      <w:r w:rsidRPr="00266578">
        <w:rPr>
          <w:rFonts w:cstheme="minorHAnsi"/>
        </w:rPr>
        <w:t>4. der pH-Wert kann am Gerät abgelesen werden [4]</w:t>
      </w:r>
    </w:p>
    <w:p w:rsidR="00D26579" w:rsidRPr="00266578" w:rsidRDefault="00645572" w:rsidP="00D91F2F">
      <w:pPr>
        <w:pStyle w:val="Textkrper"/>
        <w:tabs>
          <w:tab w:val="left" w:pos="5475"/>
        </w:tabs>
        <w:spacing w:line="276" w:lineRule="auto"/>
        <w:rPr>
          <w:rFonts w:cstheme="minorHAnsi"/>
        </w:rPr>
      </w:pPr>
      <w:r w:rsidRPr="00266578">
        <w:rPr>
          <w:rFonts w:cstheme="minorHAnsi"/>
          <w:b/>
          <w:bCs/>
        </w:rPr>
        <w:t>Schadstoffe im Boden</w:t>
      </w:r>
    </w:p>
    <w:p w:rsidR="00D26579" w:rsidRPr="00266578" w:rsidRDefault="00645572" w:rsidP="00D91F2F">
      <w:pPr>
        <w:pStyle w:val="Textkrper"/>
        <w:tabs>
          <w:tab w:val="left" w:pos="5475"/>
        </w:tabs>
        <w:spacing w:line="276" w:lineRule="auto"/>
        <w:rPr>
          <w:rFonts w:cstheme="minorHAnsi"/>
        </w:rPr>
      </w:pPr>
      <w:r w:rsidRPr="00266578">
        <w:rPr>
          <w:rFonts w:cstheme="minorHAnsi"/>
        </w:rPr>
        <w:t>Schadstoffe wie Blei, Calcium, Chrom, Kupfer, Nickel, Quecksilber und Zink können den Boden verunreinigen. Diese Stoffe können das Pflanzenwachstum und die Gesundheit der  Konsumenten durch die Pflanzen und deren Früchte beeinträchtigen.</w:t>
      </w:r>
    </w:p>
    <w:p w:rsidR="00D26579" w:rsidRPr="00266578" w:rsidRDefault="00645572" w:rsidP="00D91F2F">
      <w:pPr>
        <w:pStyle w:val="Textkrper"/>
        <w:tabs>
          <w:tab w:val="left" w:pos="5475"/>
        </w:tabs>
        <w:spacing w:line="276" w:lineRule="auto"/>
        <w:rPr>
          <w:rFonts w:cstheme="minorHAnsi"/>
        </w:rPr>
      </w:pPr>
      <w:r w:rsidRPr="00266578">
        <w:rPr>
          <w:rFonts w:cstheme="minorHAnsi"/>
          <w:sz w:val="20"/>
          <w:szCs w:val="20"/>
        </w:rPr>
        <w:t xml:space="preserve">Um dies zu </w:t>
      </w:r>
      <w:r w:rsidR="00472A81" w:rsidRPr="00266578">
        <w:rPr>
          <w:rFonts w:cstheme="minorHAnsi"/>
          <w:sz w:val="20"/>
          <w:szCs w:val="20"/>
        </w:rPr>
        <w:t>untersuchen</w:t>
      </w:r>
      <w:r w:rsidRPr="00266578">
        <w:rPr>
          <w:rFonts w:cstheme="minorHAnsi"/>
          <w:sz w:val="20"/>
          <w:szCs w:val="20"/>
        </w:rPr>
        <w:t xml:space="preserve"> muss eine Bodenprobe genau in einem Labor untersucht werden.</w:t>
      </w:r>
      <w:r w:rsidRPr="00266578">
        <w:rPr>
          <w:rFonts w:cstheme="minorHAnsi"/>
        </w:rPr>
        <w:t xml:space="preserve"> [4]</w:t>
      </w:r>
    </w:p>
    <w:p w:rsidR="00D26579" w:rsidRPr="00266578" w:rsidRDefault="00AC57D0" w:rsidP="00D91F2F">
      <w:pPr>
        <w:pStyle w:val="berschrift1"/>
        <w:numPr>
          <w:ilvl w:val="0"/>
          <w:numId w:val="1"/>
        </w:numPr>
        <w:spacing w:after="160" w:line="276" w:lineRule="auto"/>
        <w:rPr>
          <w:rFonts w:cstheme="minorHAnsi"/>
        </w:rPr>
      </w:pPr>
      <w:bookmarkStart w:id="35" w:name="_Toc482625742"/>
      <w:r w:rsidRPr="00266578">
        <w:rPr>
          <w:rFonts w:cstheme="minorHAnsi"/>
          <w:noProof/>
          <w:lang w:eastAsia="de-DE"/>
        </w:rPr>
        <mc:AlternateContent>
          <mc:Choice Requires="wps">
            <w:drawing>
              <wp:anchor distT="0" distB="0" distL="114300" distR="114300" simplePos="0" relativeHeight="251662336" behindDoc="0" locked="0" layoutInCell="1" allowOverlap="1" wp14:anchorId="1C4C965E" wp14:editId="41314B25">
                <wp:simplePos x="0" y="0"/>
                <wp:positionH relativeFrom="margin">
                  <wp:posOffset>243840</wp:posOffset>
                </wp:positionH>
                <wp:positionV relativeFrom="paragraph">
                  <wp:posOffset>296281</wp:posOffset>
                </wp:positionV>
                <wp:extent cx="5674360" cy="43815"/>
                <wp:effectExtent l="0" t="0" r="21590" b="32385"/>
                <wp:wrapNone/>
                <wp:docPr id="23" name="Gerader Verbinder 8"/>
                <wp:cNvGraphicFramePr/>
                <a:graphic xmlns:a="http://schemas.openxmlformats.org/drawingml/2006/main">
                  <a:graphicData uri="http://schemas.microsoft.com/office/word/2010/wordprocessingShape">
                    <wps:wsp>
                      <wps:cNvCnPr/>
                      <wps:spPr>
                        <a:xfrm flipV="1">
                          <a:off x="0" y="0"/>
                          <a:ext cx="5674360" cy="43815"/>
                        </a:xfrm>
                        <a:prstGeom prst="line">
                          <a:avLst/>
                        </a:prstGeom>
                        <a:ln w="19080">
                          <a:solidFill>
                            <a:schemeClr val="bg1">
                              <a:lumMod val="85000"/>
                            </a:schemeClr>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09177440" id="Gerader Verbinder 8" o:spid="_x0000_s1026" style="position:absolute;flip:y;z-index:251662336;visibility:visible;mso-wrap-style:square;mso-wrap-distance-left:9pt;mso-wrap-distance-top:0;mso-wrap-distance-right:9pt;mso-wrap-distance-bottom:0;mso-position-horizontal:absolute;mso-position-horizontal-relative:margin;mso-position-vertical:absolute;mso-position-vertical-relative:text" from="19.2pt,23.35pt" to="466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" strokecolor="#d8d8d8 [2732]" strokeweight=".53mm">
                <v:stroke joinstyle="miter"/>
                <w10:wrap anchorx="margin"/>
              </v:line>
            </w:pict>
          </mc:Fallback>
        </mc:AlternateContent>
      </w:r>
      <w:r w:rsidR="00645572" w:rsidRPr="00266578">
        <w:rPr>
          <w:rFonts w:cstheme="minorHAnsi"/>
        </w:rPr>
        <w:t>Marktrecherche</w:t>
      </w:r>
      <w:bookmarkEnd w:id="35"/>
    </w:p>
    <w:p w:rsidR="00D26579" w:rsidRPr="00266578" w:rsidRDefault="00645572" w:rsidP="00D91F2F">
      <w:pPr>
        <w:pStyle w:val="berschrift2"/>
        <w:numPr>
          <w:ilvl w:val="1"/>
          <w:numId w:val="1"/>
        </w:numPr>
        <w:spacing w:before="0" w:after="160" w:line="276" w:lineRule="auto"/>
        <w:rPr>
          <w:rFonts w:cstheme="minorHAnsi"/>
        </w:rPr>
      </w:pPr>
      <w:bookmarkStart w:id="36" w:name="_Toc482625743"/>
      <w:r w:rsidRPr="00266578">
        <w:rPr>
          <w:rFonts w:cstheme="minorHAnsi"/>
        </w:rPr>
        <w:t xml:space="preserve">Konkurrenzprodukte – </w:t>
      </w:r>
      <w:proofErr w:type="spellStart"/>
      <w:r w:rsidRPr="00266578">
        <w:rPr>
          <w:rFonts w:cstheme="minorHAnsi"/>
        </w:rPr>
        <w:t>icow</w:t>
      </w:r>
      <w:bookmarkEnd w:id="36"/>
      <w:proofErr w:type="spellEnd"/>
    </w:p>
    <w:p w:rsidR="00D26579" w:rsidRPr="00266578" w:rsidRDefault="00645572" w:rsidP="00D91F2F">
      <w:pPr>
        <w:spacing w:line="276" w:lineRule="auto"/>
        <w:rPr>
          <w:rFonts w:cstheme="minorHAnsi"/>
        </w:rPr>
      </w:pPr>
      <w:proofErr w:type="spellStart"/>
      <w:r w:rsidRPr="00266578">
        <w:rPr>
          <w:rFonts w:cstheme="minorHAnsi"/>
        </w:rPr>
        <w:t>iCow</w:t>
      </w:r>
      <w:proofErr w:type="spellEnd"/>
      <w:r w:rsidRPr="00266578">
        <w:rPr>
          <w:rFonts w:cstheme="minorHAnsi"/>
        </w:rPr>
        <w:t xml:space="preserve"> ist eine App, welche afrikanische Bauern bei der Viehzucht unterstützen soll. [7] Der Nutzer registriert jede seiner Kühe und bekommt Haltungs- und Nutzungsvorschläge </w:t>
      </w:r>
      <w:proofErr w:type="spellStart"/>
      <w:r w:rsidRPr="00266578">
        <w:rPr>
          <w:rFonts w:cstheme="minorHAnsi"/>
        </w:rPr>
        <w:t>im</w:t>
      </w:r>
      <w:proofErr w:type="spellEnd"/>
      <w:r w:rsidRPr="00266578">
        <w:rPr>
          <w:rFonts w:cstheme="minorHAnsi"/>
        </w:rPr>
        <w:t xml:space="preserve"> Bezug auf jedes einzelne Tier. Termine werden gesetzt und der Landwirt rechtzeitig an diese erinnert. Außerdem werden Tipps im Bereich Fütterung und Milchproduktion regelmäßig zur Verfügung gestellt. Damit die Bauern einen konstanten Bestand sichern können, werden auf die Themen Fortpflanzung und insbesondere künstliche Befruchtung eingegangen, um leistungsfähige Tiere zu züchten. [8]</w:t>
      </w:r>
    </w:p>
    <w:p w:rsidR="00D26579" w:rsidRPr="00266578" w:rsidRDefault="00645572" w:rsidP="00D91F2F">
      <w:pPr>
        <w:spacing w:line="276" w:lineRule="auto"/>
        <w:rPr>
          <w:rFonts w:cstheme="minorHAnsi"/>
        </w:rPr>
      </w:pPr>
      <w:r w:rsidRPr="00266578">
        <w:rPr>
          <w:rFonts w:cstheme="minorHAnsi"/>
        </w:rPr>
        <w:t xml:space="preserve">Diese App passt sich an seinen Nutzer an und so muss man weder lesen können, noch ein Smartphone besitzen. Alle Informationen werden mittels Sprachnachricht übermittelt. </w:t>
      </w:r>
    </w:p>
    <w:p w:rsidR="005045EF" w:rsidRPr="005045EF" w:rsidRDefault="00645572" w:rsidP="005045EF">
      <w:pPr>
        <w:spacing w:line="276" w:lineRule="auto"/>
        <w:rPr>
          <w:rFonts w:cstheme="minorHAnsi"/>
        </w:rPr>
      </w:pPr>
      <w:proofErr w:type="spellStart"/>
      <w:r w:rsidRPr="00266578">
        <w:rPr>
          <w:rFonts w:cstheme="minorHAnsi"/>
        </w:rPr>
        <w:t>iCow</w:t>
      </w:r>
      <w:proofErr w:type="spellEnd"/>
      <w:r w:rsidRPr="00266578">
        <w:rPr>
          <w:rFonts w:cstheme="minorHAnsi"/>
        </w:rPr>
        <w:t xml:space="preserve"> </w:t>
      </w:r>
      <w:proofErr w:type="gramStart"/>
      <w:r w:rsidRPr="00266578">
        <w:rPr>
          <w:rFonts w:cstheme="minorHAnsi"/>
        </w:rPr>
        <w:t>hat</w:t>
      </w:r>
      <w:proofErr w:type="gramEnd"/>
      <w:r w:rsidRPr="00266578">
        <w:rPr>
          <w:rFonts w:cstheme="minorHAnsi"/>
        </w:rPr>
        <w:t xml:space="preserve"> viele positive Rezensionen, denn die Landwirte konnten nachweislich die Sterberate der Kühe senken und gesundes Vieh züchten. Folglich erzielten die Landwirte einen deutlich gestiegenen finanziellen Ertrag. [9]</w:t>
      </w:r>
    </w:p>
    <w:p w:rsidR="005045EF" w:rsidRDefault="005045EF" w:rsidP="005045EF">
      <w:pPr>
        <w:pStyle w:val="Beschriftung"/>
        <w:keepNext/>
      </w:pPr>
      <w:r>
        <w:t xml:space="preserve">Tab. </w:t>
      </w:r>
      <w:r>
        <w:fldChar w:fldCharType="begin"/>
      </w:r>
      <w:r>
        <w:instrText xml:space="preserve"> SEQ Tab. \* ARABIC </w:instrText>
      </w:r>
      <w:r>
        <w:fldChar w:fldCharType="separate"/>
      </w:r>
      <w:r>
        <w:rPr>
          <w:noProof/>
        </w:rPr>
        <w:t>1</w:t>
      </w:r>
      <w:r>
        <w:fldChar w:fldCharType="end"/>
      </w:r>
      <w:r>
        <w:t xml:space="preserve"> </w:t>
      </w:r>
      <w:r w:rsidRPr="006C5909">
        <w:t xml:space="preserve"> </w:t>
      </w:r>
      <w:proofErr w:type="spellStart"/>
      <w:r w:rsidRPr="006C5909">
        <w:t>ICow</w:t>
      </w:r>
      <w:proofErr w:type="spellEnd"/>
      <w:r w:rsidRPr="006C5909">
        <w:t xml:space="preserve"> Vor - und Nachteile</w:t>
      </w:r>
    </w:p>
    <w:tbl>
      <w:tblPr>
        <w:tblW w:w="9641" w:type="dxa"/>
        <w:tblInd w:w="36" w:type="dxa"/>
        <w:tblBorders>
          <w:top w:val="single" w:sz="2" w:space="0" w:color="000001"/>
          <w:left w:val="single" w:sz="2" w:space="0" w:color="000001"/>
          <w:bottom w:val="single" w:sz="2" w:space="0" w:color="000001"/>
          <w:insideH w:val="single" w:sz="2" w:space="0" w:color="000001"/>
        </w:tblBorders>
        <w:tblCellMar>
          <w:top w:w="55" w:type="dxa"/>
          <w:left w:w="30" w:type="dxa"/>
          <w:bottom w:w="55" w:type="dxa"/>
          <w:right w:w="55" w:type="dxa"/>
        </w:tblCellMar>
        <w:tblLook w:val="04A0" w:firstRow="1" w:lastRow="0" w:firstColumn="1" w:lastColumn="0" w:noHBand="0" w:noVBand="1"/>
      </w:tblPr>
      <w:tblGrid>
        <w:gridCol w:w="4820"/>
        <w:gridCol w:w="4821"/>
      </w:tblGrid>
      <w:tr w:rsidR="00D26579" w:rsidRPr="00266578" w:rsidTr="005045EF">
        <w:tc>
          <w:tcPr>
            <w:tcW w:w="4820" w:type="dxa"/>
            <w:tcBorders>
              <w:top w:val="single" w:sz="2" w:space="0" w:color="000001"/>
              <w:left w:val="single" w:sz="2" w:space="0" w:color="000001"/>
              <w:bottom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b/>
                <w:bCs/>
                <w:sz w:val="22"/>
                <w:szCs w:val="22"/>
              </w:rPr>
              <w:t xml:space="preserve">Vorteile </w:t>
            </w:r>
          </w:p>
        </w:tc>
        <w:tc>
          <w:tcPr>
            <w:tcW w:w="4821" w:type="dxa"/>
            <w:tcBorders>
              <w:top w:val="single" w:sz="2" w:space="0" w:color="000001"/>
              <w:left w:val="single" w:sz="2" w:space="0" w:color="000001"/>
              <w:bottom w:val="single" w:sz="2" w:space="0" w:color="000001"/>
              <w:right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b/>
                <w:bCs/>
                <w:sz w:val="22"/>
                <w:szCs w:val="22"/>
              </w:rPr>
              <w:t>Nachteile</w:t>
            </w:r>
          </w:p>
        </w:tc>
      </w:tr>
      <w:tr w:rsidR="00D26579" w:rsidRPr="00266578" w:rsidTr="005045EF">
        <w:tc>
          <w:tcPr>
            <w:tcW w:w="4820" w:type="dxa"/>
            <w:tcBorders>
              <w:top w:val="single" w:sz="2" w:space="0" w:color="000001"/>
              <w:left w:val="single" w:sz="2" w:space="0" w:color="000001"/>
              <w:bottom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sz w:val="22"/>
                <w:szCs w:val="22"/>
              </w:rPr>
              <w:t>Nutzer können einzelne Tiere registrieren und bekommen daher spezifische Tipps.</w:t>
            </w:r>
          </w:p>
        </w:tc>
        <w:tc>
          <w:tcPr>
            <w:tcW w:w="4821" w:type="dxa"/>
            <w:tcBorders>
              <w:top w:val="single" w:sz="2" w:space="0" w:color="000001"/>
              <w:left w:val="single" w:sz="2" w:space="0" w:color="000001"/>
              <w:bottom w:val="single" w:sz="2" w:space="0" w:color="000001"/>
              <w:right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sz w:val="22"/>
                <w:szCs w:val="22"/>
              </w:rPr>
              <w:t>Die App ist nicht frei zugänglich.</w:t>
            </w:r>
          </w:p>
        </w:tc>
      </w:tr>
      <w:tr w:rsidR="00D26579" w:rsidRPr="00266578" w:rsidTr="005045EF">
        <w:tc>
          <w:tcPr>
            <w:tcW w:w="4820" w:type="dxa"/>
            <w:tcBorders>
              <w:top w:val="single" w:sz="2" w:space="0" w:color="000001"/>
              <w:left w:val="single" w:sz="2" w:space="0" w:color="000001"/>
              <w:bottom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sz w:val="22"/>
                <w:szCs w:val="22"/>
              </w:rPr>
              <w:t>Es können Termine gesetzt werden an die, die Landwirte rechtzeitig erinnert werden.</w:t>
            </w:r>
          </w:p>
        </w:tc>
        <w:tc>
          <w:tcPr>
            <w:tcW w:w="4821" w:type="dxa"/>
            <w:tcBorders>
              <w:top w:val="single" w:sz="2" w:space="0" w:color="000001"/>
              <w:left w:val="single" w:sz="2" w:space="0" w:color="000001"/>
              <w:bottom w:val="single" w:sz="2" w:space="0" w:color="000001"/>
              <w:right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sz w:val="22"/>
                <w:szCs w:val="22"/>
              </w:rPr>
              <w:t>Es werden ausschließlich über Audio Inhalte vermittelt.</w:t>
            </w:r>
          </w:p>
        </w:tc>
      </w:tr>
      <w:tr w:rsidR="00D26579" w:rsidRPr="00266578" w:rsidTr="005045EF">
        <w:tc>
          <w:tcPr>
            <w:tcW w:w="4820" w:type="dxa"/>
            <w:tcBorders>
              <w:top w:val="single" w:sz="2" w:space="0" w:color="000001"/>
              <w:left w:val="single" w:sz="2" w:space="0" w:color="000001"/>
              <w:bottom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sz w:val="22"/>
                <w:szCs w:val="22"/>
              </w:rPr>
              <w:t>Allgemeine Tipps zur Fütterung, Milchproduktion, Fortpflanzung etc. werden regelmäßig dem Benutzer mitgeteilt.</w:t>
            </w:r>
          </w:p>
        </w:tc>
        <w:tc>
          <w:tcPr>
            <w:tcW w:w="4821" w:type="dxa"/>
            <w:tcBorders>
              <w:top w:val="single" w:sz="2" w:space="0" w:color="000001"/>
              <w:left w:val="single" w:sz="2" w:space="0" w:color="000001"/>
              <w:bottom w:val="single" w:sz="2" w:space="0" w:color="000001"/>
              <w:right w:val="single" w:sz="2" w:space="0" w:color="000001"/>
            </w:tcBorders>
            <w:shd w:val="clear" w:color="auto" w:fill="auto"/>
            <w:tcMar>
              <w:left w:w="30" w:type="dxa"/>
            </w:tcMar>
          </w:tcPr>
          <w:p w:rsidR="00D26579" w:rsidRPr="00266578" w:rsidRDefault="00D26579" w:rsidP="00D91F2F">
            <w:pPr>
              <w:pStyle w:val="TabellenInhalt"/>
              <w:spacing w:line="276" w:lineRule="auto"/>
              <w:rPr>
                <w:rFonts w:asciiTheme="minorHAnsi" w:hAnsiTheme="minorHAnsi" w:cstheme="minorHAnsi"/>
                <w:sz w:val="22"/>
                <w:szCs w:val="22"/>
              </w:rPr>
            </w:pPr>
          </w:p>
        </w:tc>
      </w:tr>
      <w:tr w:rsidR="00D26579" w:rsidRPr="00266578" w:rsidTr="005045EF">
        <w:trPr>
          <w:trHeight w:val="978"/>
        </w:trPr>
        <w:tc>
          <w:tcPr>
            <w:tcW w:w="4820" w:type="dxa"/>
            <w:tcBorders>
              <w:top w:val="single" w:sz="2" w:space="0" w:color="000001"/>
              <w:left w:val="single" w:sz="2" w:space="0" w:color="000001"/>
              <w:bottom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sz w:val="22"/>
                <w:szCs w:val="22"/>
              </w:rPr>
              <w:t xml:space="preserve">Der Nutzer muss nicht lesen können. Alle Informationen werden mittels Sprachnachricht übermittelt. </w:t>
            </w:r>
          </w:p>
        </w:tc>
        <w:tc>
          <w:tcPr>
            <w:tcW w:w="4821" w:type="dxa"/>
            <w:tcBorders>
              <w:top w:val="single" w:sz="2" w:space="0" w:color="000001"/>
              <w:left w:val="single" w:sz="2" w:space="0" w:color="000001"/>
              <w:bottom w:val="single" w:sz="2" w:space="0" w:color="000001"/>
              <w:right w:val="single" w:sz="2" w:space="0" w:color="000001"/>
            </w:tcBorders>
            <w:shd w:val="clear" w:color="auto" w:fill="auto"/>
            <w:tcMar>
              <w:left w:w="30" w:type="dxa"/>
            </w:tcMar>
          </w:tcPr>
          <w:p w:rsidR="00D26579" w:rsidRPr="00266578" w:rsidRDefault="00D26579" w:rsidP="00D91F2F">
            <w:pPr>
              <w:pStyle w:val="TabellenInhalt"/>
              <w:spacing w:line="276" w:lineRule="auto"/>
              <w:rPr>
                <w:rFonts w:asciiTheme="minorHAnsi" w:hAnsiTheme="minorHAnsi" w:cstheme="minorHAnsi"/>
                <w:sz w:val="22"/>
                <w:szCs w:val="22"/>
              </w:rPr>
            </w:pPr>
          </w:p>
        </w:tc>
      </w:tr>
      <w:tr w:rsidR="00D26579" w:rsidRPr="00266578" w:rsidTr="005045EF">
        <w:trPr>
          <w:trHeight w:val="978"/>
        </w:trPr>
        <w:tc>
          <w:tcPr>
            <w:tcW w:w="4820" w:type="dxa"/>
            <w:tcBorders>
              <w:top w:val="single" w:sz="2" w:space="0" w:color="000001"/>
              <w:left w:val="single" w:sz="2" w:space="0" w:color="000001"/>
              <w:bottom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proofErr w:type="spellStart"/>
            <w:r w:rsidRPr="00266578">
              <w:rPr>
                <w:rFonts w:asciiTheme="minorHAnsi" w:hAnsiTheme="minorHAnsi" w:cstheme="minorHAnsi"/>
                <w:sz w:val="22"/>
                <w:szCs w:val="22"/>
              </w:rPr>
              <w:lastRenderedPageBreak/>
              <w:t>Icow</w:t>
            </w:r>
            <w:proofErr w:type="spellEnd"/>
            <w:r w:rsidRPr="00266578">
              <w:rPr>
                <w:rFonts w:asciiTheme="minorHAnsi" w:hAnsiTheme="minorHAnsi" w:cstheme="minorHAnsi"/>
                <w:sz w:val="22"/>
                <w:szCs w:val="22"/>
              </w:rPr>
              <w:t xml:space="preserve"> hat bereits positive Rezensionen und es konnte nachweislich die Sterberate der Kühe gesenkt werden. Daraus resultierte ein höherer finanzieller Ertrag für die Viehzüchter.</w:t>
            </w:r>
          </w:p>
        </w:tc>
        <w:tc>
          <w:tcPr>
            <w:tcW w:w="4821" w:type="dxa"/>
            <w:tcBorders>
              <w:top w:val="single" w:sz="2" w:space="0" w:color="000001"/>
              <w:left w:val="single" w:sz="2" w:space="0" w:color="000001"/>
              <w:bottom w:val="single" w:sz="2" w:space="0" w:color="000001"/>
              <w:right w:val="single" w:sz="2" w:space="0" w:color="000001"/>
            </w:tcBorders>
            <w:shd w:val="clear" w:color="auto" w:fill="auto"/>
            <w:tcMar>
              <w:left w:w="30" w:type="dxa"/>
            </w:tcMar>
          </w:tcPr>
          <w:p w:rsidR="00D26579" w:rsidRPr="00266578" w:rsidRDefault="00D26579" w:rsidP="00D91F2F">
            <w:pPr>
              <w:pStyle w:val="TabellenInhalt"/>
              <w:spacing w:line="276" w:lineRule="auto"/>
              <w:rPr>
                <w:rFonts w:asciiTheme="minorHAnsi" w:hAnsiTheme="minorHAnsi" w:cstheme="minorHAnsi"/>
                <w:sz w:val="22"/>
                <w:szCs w:val="22"/>
              </w:rPr>
            </w:pPr>
          </w:p>
        </w:tc>
      </w:tr>
    </w:tbl>
    <w:p w:rsidR="00AF0F23" w:rsidRPr="00AF0F23" w:rsidRDefault="00AF0F23" w:rsidP="00AF0F23"/>
    <w:p w:rsidR="00D26579" w:rsidRPr="00266578" w:rsidRDefault="00645572" w:rsidP="00D91F2F">
      <w:pPr>
        <w:pStyle w:val="berschrift2"/>
        <w:numPr>
          <w:ilvl w:val="1"/>
          <w:numId w:val="1"/>
        </w:numPr>
        <w:spacing w:line="276" w:lineRule="auto"/>
        <w:rPr>
          <w:rFonts w:cstheme="minorHAnsi"/>
        </w:rPr>
      </w:pPr>
      <w:bookmarkStart w:id="37" w:name="_Toc482625744"/>
      <w:r w:rsidRPr="00266578">
        <w:rPr>
          <w:rFonts w:cstheme="minorHAnsi"/>
        </w:rPr>
        <w:t>Konkurrenzprodukte – e-</w:t>
      </w:r>
      <w:proofErr w:type="spellStart"/>
      <w:r w:rsidRPr="00266578">
        <w:rPr>
          <w:rFonts w:cstheme="minorHAnsi"/>
        </w:rPr>
        <w:t>Soko</w:t>
      </w:r>
      <w:bookmarkEnd w:id="37"/>
      <w:proofErr w:type="spellEnd"/>
    </w:p>
    <w:p w:rsidR="00D26579" w:rsidRPr="00266578" w:rsidRDefault="00645572" w:rsidP="00D91F2F">
      <w:pPr>
        <w:spacing w:line="276" w:lineRule="auto"/>
        <w:rPr>
          <w:rFonts w:cstheme="minorHAnsi"/>
        </w:rPr>
      </w:pPr>
      <w:r w:rsidRPr="00266578">
        <w:rPr>
          <w:rFonts w:cstheme="minorHAnsi"/>
        </w:rPr>
        <w:t>e-</w:t>
      </w:r>
      <w:proofErr w:type="spellStart"/>
      <w:r w:rsidRPr="00266578">
        <w:rPr>
          <w:rFonts w:cstheme="minorHAnsi"/>
        </w:rPr>
        <w:t>Soko</w:t>
      </w:r>
      <w:proofErr w:type="spellEnd"/>
      <w:r w:rsidRPr="00266578">
        <w:rPr>
          <w:rFonts w:cstheme="minorHAnsi"/>
        </w:rPr>
        <w:t xml:space="preserve"> ist ein Dienst, welcher Bauern über aktuelle Marktpreise Ihrer Produkte informiert. Diese Informationen erreichen die Landwirte per SMS. Dies ermöglicht es den Bauern ihre Waren rechtzeitig auf dem Markt zu einem guten Preis anzubieten. So wird ein Handel ohne Zwischenhändler unterstützt, welche meist einen großen Abschlag des Erlöses für den Verkauf erhalten haben. Außerdem werden Daten zum Wetter, Erinnerungen, sowie hilfreiche Tipps </w:t>
      </w:r>
      <w:proofErr w:type="spellStart"/>
      <w:r w:rsidRPr="00266578">
        <w:rPr>
          <w:rFonts w:cstheme="minorHAnsi"/>
        </w:rPr>
        <w:t>im</w:t>
      </w:r>
      <w:proofErr w:type="spellEnd"/>
      <w:r w:rsidRPr="00266578">
        <w:rPr>
          <w:rFonts w:cstheme="minorHAnsi"/>
        </w:rPr>
        <w:t xml:space="preserve"> Bezug auf Pflügen, Säen, Düngen und Ernten mitgeteilt. [10]</w:t>
      </w:r>
    </w:p>
    <w:p w:rsidR="005045EF" w:rsidRDefault="005045EF" w:rsidP="005045EF">
      <w:pPr>
        <w:pStyle w:val="Beschriftung"/>
        <w:keepNext/>
      </w:pPr>
      <w:r>
        <w:t xml:space="preserve">Tab. </w:t>
      </w:r>
      <w:r>
        <w:fldChar w:fldCharType="begin"/>
      </w:r>
      <w:r>
        <w:instrText xml:space="preserve"> SEQ Tab. \* ARABIC </w:instrText>
      </w:r>
      <w:r>
        <w:fldChar w:fldCharType="separate"/>
      </w:r>
      <w:r>
        <w:rPr>
          <w:noProof/>
        </w:rPr>
        <w:t>2</w:t>
      </w:r>
      <w:r>
        <w:fldChar w:fldCharType="end"/>
      </w:r>
      <w:r>
        <w:t xml:space="preserve"> </w:t>
      </w:r>
      <w:r w:rsidRPr="00D00631">
        <w:t xml:space="preserve"> </w:t>
      </w:r>
      <w:r>
        <w:t>e-</w:t>
      </w:r>
      <w:proofErr w:type="spellStart"/>
      <w:r>
        <w:t>Soko</w:t>
      </w:r>
      <w:proofErr w:type="spellEnd"/>
      <w:r w:rsidRPr="00D00631">
        <w:t xml:space="preserve"> Vor - und Nachteile</w:t>
      </w:r>
    </w:p>
    <w:tbl>
      <w:tblPr>
        <w:tblW w:w="9638" w:type="dxa"/>
        <w:tblInd w:w="36" w:type="dxa"/>
        <w:tblBorders>
          <w:top w:val="single" w:sz="2" w:space="0" w:color="000001"/>
          <w:left w:val="single" w:sz="2" w:space="0" w:color="000001"/>
          <w:bottom w:val="single" w:sz="2" w:space="0" w:color="000001"/>
          <w:insideH w:val="single" w:sz="2" w:space="0" w:color="000001"/>
        </w:tblBorders>
        <w:tblCellMar>
          <w:top w:w="55" w:type="dxa"/>
          <w:left w:w="30" w:type="dxa"/>
          <w:bottom w:w="55" w:type="dxa"/>
          <w:right w:w="55" w:type="dxa"/>
        </w:tblCellMar>
        <w:tblLook w:val="04A0" w:firstRow="1" w:lastRow="0" w:firstColumn="1" w:lastColumn="0" w:noHBand="0" w:noVBand="1"/>
      </w:tblPr>
      <w:tblGrid>
        <w:gridCol w:w="4820"/>
        <w:gridCol w:w="4818"/>
      </w:tblGrid>
      <w:tr w:rsidR="00D26579" w:rsidRPr="00266578" w:rsidTr="005045EF">
        <w:tc>
          <w:tcPr>
            <w:tcW w:w="4820" w:type="dxa"/>
            <w:tcBorders>
              <w:top w:val="single" w:sz="2" w:space="0" w:color="000001"/>
              <w:left w:val="single" w:sz="2" w:space="0" w:color="000001"/>
              <w:bottom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b/>
                <w:bCs/>
                <w:sz w:val="22"/>
                <w:szCs w:val="22"/>
              </w:rPr>
              <w:t>Vorteile</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b/>
                <w:bCs/>
                <w:sz w:val="22"/>
                <w:szCs w:val="22"/>
              </w:rPr>
              <w:t>Nachteile</w:t>
            </w:r>
          </w:p>
        </w:tc>
      </w:tr>
      <w:tr w:rsidR="00D26579" w:rsidRPr="00266578" w:rsidTr="005045EF">
        <w:tc>
          <w:tcPr>
            <w:tcW w:w="4820" w:type="dxa"/>
            <w:tcBorders>
              <w:top w:val="single" w:sz="2" w:space="0" w:color="000001"/>
              <w:left w:val="single" w:sz="2" w:space="0" w:color="000001"/>
              <w:bottom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sz w:val="22"/>
                <w:szCs w:val="22"/>
              </w:rPr>
              <w:t xml:space="preserve">Fördert die Landwirte nachhaltig zu </w:t>
            </w:r>
            <w:r w:rsidR="00EF4749" w:rsidRPr="00266578">
              <w:rPr>
                <w:rFonts w:asciiTheme="minorHAnsi" w:hAnsiTheme="minorHAnsi" w:cstheme="minorHAnsi"/>
                <w:sz w:val="22"/>
                <w:szCs w:val="22"/>
              </w:rPr>
              <w:t>wirtschaften,</w:t>
            </w:r>
            <w:r w:rsidRPr="00266578">
              <w:rPr>
                <w:rFonts w:asciiTheme="minorHAnsi" w:hAnsiTheme="minorHAnsi" w:cstheme="minorHAnsi"/>
                <w:sz w:val="22"/>
                <w:szCs w:val="22"/>
              </w:rPr>
              <w:t xml:space="preserve"> um einen größtmöglichen Gewinn zu erzielen.</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sz w:val="22"/>
                <w:szCs w:val="22"/>
              </w:rPr>
              <w:t>Nicht für Analphabeten geeignet, da es ausschließlich auf schriftlichen Informationen basiert.</w:t>
            </w:r>
          </w:p>
        </w:tc>
      </w:tr>
      <w:tr w:rsidR="00D26579" w:rsidRPr="00266578" w:rsidTr="005045EF">
        <w:tc>
          <w:tcPr>
            <w:tcW w:w="4820" w:type="dxa"/>
            <w:tcBorders>
              <w:top w:val="single" w:sz="2" w:space="0" w:color="000001"/>
              <w:left w:val="single" w:sz="2" w:space="0" w:color="000001"/>
              <w:bottom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sz w:val="22"/>
                <w:szCs w:val="22"/>
              </w:rPr>
              <w:t>Es werden Daten zum Wetter und Tipps zur Feldbearbeitung, Ernten etc. mitgeteilt.</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sz w:val="22"/>
                <w:szCs w:val="22"/>
              </w:rPr>
              <w:t>Nicht frei zugänglich.</w:t>
            </w:r>
          </w:p>
        </w:tc>
      </w:tr>
    </w:tbl>
    <w:p w:rsidR="00D26579" w:rsidRPr="00266578" w:rsidRDefault="00D26579" w:rsidP="00D91F2F">
      <w:pPr>
        <w:spacing w:line="276" w:lineRule="auto"/>
        <w:rPr>
          <w:rFonts w:cstheme="minorHAnsi"/>
        </w:rPr>
      </w:pPr>
    </w:p>
    <w:p w:rsidR="00D26579" w:rsidRPr="00266578" w:rsidRDefault="00645572" w:rsidP="00D91F2F">
      <w:pPr>
        <w:pStyle w:val="berschrift2"/>
        <w:numPr>
          <w:ilvl w:val="1"/>
          <w:numId w:val="1"/>
        </w:numPr>
        <w:spacing w:before="0" w:after="240" w:line="276" w:lineRule="auto"/>
        <w:rPr>
          <w:ins w:id="38" w:author="Unbekannter Autor" w:date="2017-05-12T22:38:00Z"/>
          <w:rFonts w:cstheme="minorHAnsi"/>
        </w:rPr>
        <w:pPrChange w:id="39" w:author="Pastuh" w:date="2017-05-13T17:24:00Z">
          <w:pPr>
            <w:spacing w:line="240" w:lineRule="auto"/>
            <w:ind w:left="1080" w:hanging="720"/>
          </w:pPr>
        </w:pPrChange>
      </w:pPr>
      <w:bookmarkStart w:id="40" w:name="_Toc482625745"/>
      <w:r w:rsidRPr="00266578">
        <w:rPr>
          <w:rFonts w:cstheme="minorHAnsi"/>
        </w:rPr>
        <w:t>Konkurrenzprodukte – Irmgard</w:t>
      </w:r>
      <w:bookmarkEnd w:id="40"/>
    </w:p>
    <w:p w:rsidR="00AF0F23" w:rsidRPr="00266578" w:rsidRDefault="00645572" w:rsidP="00D91F2F">
      <w:pPr>
        <w:spacing w:line="276" w:lineRule="auto"/>
        <w:rPr>
          <w:rFonts w:cstheme="minorHAnsi"/>
        </w:rPr>
      </w:pPr>
      <w:r w:rsidRPr="00266578">
        <w:rPr>
          <w:rFonts w:cstheme="minorHAnsi"/>
        </w:rPr>
        <w:t>IRMGARD ist eine App mit der Jugendliche und Erwachsene Lesen und Schreiben lernen können. Geboten werden neun Level mit 100 verschiedenen Übungen um das Lesen und Schreiben zu trainieren. Es sind keine Kenntnisse nötig, um die App nutzen zu können. Die App ist nur auf Android-Geräten nutzbar und multimedial ausgestattet. Die Vermittlung der Inhalte wird durch Audio, Video und Animationen unterstützt. Die Betroffenen können ganz bequem von Zuhause aus lernen und empfinden kein Schamgefühl. Ein großer Nachteil ist jedoch, dass die Installationsdatei der Applikation sehr groß ist und daher viel Speicher in Anspruch nimmt. [6]</w:t>
      </w:r>
    </w:p>
    <w:p w:rsidR="005045EF" w:rsidRDefault="005045EF" w:rsidP="005045EF">
      <w:pPr>
        <w:pStyle w:val="Beschriftung"/>
        <w:keepNext/>
      </w:pPr>
      <w:r>
        <w:t xml:space="preserve">Tab. </w:t>
      </w:r>
      <w:r>
        <w:fldChar w:fldCharType="begin"/>
      </w:r>
      <w:r>
        <w:instrText xml:space="preserve"> SEQ Tab. \* ARABIC </w:instrText>
      </w:r>
      <w:r>
        <w:fldChar w:fldCharType="separate"/>
      </w:r>
      <w:r>
        <w:rPr>
          <w:noProof/>
        </w:rPr>
        <w:t>3</w:t>
      </w:r>
      <w:r>
        <w:fldChar w:fldCharType="end"/>
      </w:r>
      <w:r>
        <w:t xml:space="preserve"> </w:t>
      </w:r>
      <w:r w:rsidRPr="00173A93">
        <w:t xml:space="preserve"> </w:t>
      </w:r>
      <w:r>
        <w:t>Irmgard</w:t>
      </w:r>
      <w:r w:rsidRPr="00173A93">
        <w:t xml:space="preserve"> Vor - und Nachteile</w:t>
      </w:r>
    </w:p>
    <w:tbl>
      <w:tblPr>
        <w:tblW w:w="9638" w:type="dxa"/>
        <w:tblInd w:w="36" w:type="dxa"/>
        <w:tblBorders>
          <w:top w:val="single" w:sz="2" w:space="0" w:color="000001"/>
          <w:left w:val="single" w:sz="2" w:space="0" w:color="000001"/>
          <w:bottom w:val="single" w:sz="2" w:space="0" w:color="000001"/>
          <w:insideH w:val="single" w:sz="2" w:space="0" w:color="000001"/>
        </w:tblBorders>
        <w:tblCellMar>
          <w:top w:w="55" w:type="dxa"/>
          <w:left w:w="30" w:type="dxa"/>
          <w:bottom w:w="55" w:type="dxa"/>
          <w:right w:w="55" w:type="dxa"/>
        </w:tblCellMar>
        <w:tblLook w:val="04A0" w:firstRow="1" w:lastRow="0" w:firstColumn="1" w:lastColumn="0" w:noHBand="0" w:noVBand="1"/>
      </w:tblPr>
      <w:tblGrid>
        <w:gridCol w:w="4820"/>
        <w:gridCol w:w="4818"/>
      </w:tblGrid>
      <w:tr w:rsidR="00D26579" w:rsidRPr="00266578" w:rsidTr="005045EF">
        <w:tc>
          <w:tcPr>
            <w:tcW w:w="4820" w:type="dxa"/>
            <w:tcBorders>
              <w:top w:val="single" w:sz="2" w:space="0" w:color="000001"/>
              <w:left w:val="single" w:sz="2" w:space="0" w:color="000001"/>
              <w:bottom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b/>
                <w:bCs/>
                <w:sz w:val="22"/>
                <w:szCs w:val="22"/>
              </w:rPr>
              <w:t xml:space="preserve">Vorteile </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b/>
                <w:bCs/>
                <w:sz w:val="22"/>
                <w:szCs w:val="22"/>
              </w:rPr>
              <w:t>Nachteile</w:t>
            </w:r>
          </w:p>
        </w:tc>
      </w:tr>
      <w:tr w:rsidR="00D26579" w:rsidRPr="00266578" w:rsidTr="005045EF">
        <w:tc>
          <w:tcPr>
            <w:tcW w:w="4820" w:type="dxa"/>
            <w:tcBorders>
              <w:top w:val="single" w:sz="2" w:space="0" w:color="000001"/>
              <w:left w:val="single" w:sz="2" w:space="0" w:color="000001"/>
              <w:bottom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sz w:val="22"/>
                <w:szCs w:val="22"/>
              </w:rPr>
              <w:t xml:space="preserve">Bietet Jugendlichen und Erwachsenen die Möglichkeit Lesen und Schreiben in verschiedenen </w:t>
            </w:r>
            <w:proofErr w:type="spellStart"/>
            <w:r w:rsidRPr="00266578">
              <w:rPr>
                <w:rFonts w:asciiTheme="minorHAnsi" w:hAnsiTheme="minorHAnsi" w:cstheme="minorHAnsi"/>
                <w:sz w:val="22"/>
                <w:szCs w:val="22"/>
              </w:rPr>
              <w:t>Leveln</w:t>
            </w:r>
            <w:proofErr w:type="spellEnd"/>
            <w:r w:rsidRPr="00266578">
              <w:rPr>
                <w:rFonts w:asciiTheme="minorHAnsi" w:hAnsiTheme="minorHAnsi" w:cstheme="minorHAnsi"/>
                <w:sz w:val="22"/>
                <w:szCs w:val="22"/>
              </w:rPr>
              <w:t xml:space="preserve"> zu lernen.</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sz w:val="22"/>
                <w:szCs w:val="22"/>
              </w:rPr>
              <w:t>Nur für Android-Geräte verfügbar.</w:t>
            </w:r>
          </w:p>
        </w:tc>
      </w:tr>
      <w:tr w:rsidR="00D26579" w:rsidRPr="00266578" w:rsidTr="005045EF">
        <w:tc>
          <w:tcPr>
            <w:tcW w:w="4820" w:type="dxa"/>
            <w:tcBorders>
              <w:top w:val="single" w:sz="2" w:space="0" w:color="000001"/>
              <w:left w:val="single" w:sz="2" w:space="0" w:color="000001"/>
              <w:bottom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sz w:val="22"/>
                <w:szCs w:val="22"/>
              </w:rPr>
              <w:t>Ein schamfreier Lernvorgang kann gewährleistet werden.</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sz w:val="22"/>
                <w:szCs w:val="22"/>
              </w:rPr>
              <w:t>Beansprucht stark den Akku.</w:t>
            </w:r>
          </w:p>
        </w:tc>
      </w:tr>
      <w:tr w:rsidR="00D26579" w:rsidRPr="00266578" w:rsidTr="005045EF">
        <w:tc>
          <w:tcPr>
            <w:tcW w:w="4820" w:type="dxa"/>
            <w:tcBorders>
              <w:top w:val="single" w:sz="2" w:space="0" w:color="000001"/>
              <w:left w:val="single" w:sz="2" w:space="0" w:color="000001"/>
              <w:bottom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sz w:val="22"/>
                <w:szCs w:val="22"/>
              </w:rPr>
              <w:t xml:space="preserve">Es sind keine Kenntnisse nötig, um die App nutzen zu können. </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sz w:val="22"/>
                <w:szCs w:val="22"/>
              </w:rPr>
              <w:t>Es wird viel Speicher benötigt, da die Installationsdatei sehr groß ist.</w:t>
            </w:r>
          </w:p>
        </w:tc>
      </w:tr>
      <w:tr w:rsidR="00D26579" w:rsidRPr="00266578" w:rsidTr="005045EF">
        <w:tc>
          <w:tcPr>
            <w:tcW w:w="4820" w:type="dxa"/>
            <w:tcBorders>
              <w:top w:val="single" w:sz="2" w:space="0" w:color="000001"/>
              <w:left w:val="single" w:sz="2" w:space="0" w:color="000001"/>
              <w:bottom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sz w:val="22"/>
                <w:szCs w:val="22"/>
              </w:rPr>
              <w:lastRenderedPageBreak/>
              <w:t>Informationen werden angepasst auf die Nutzer präsentiert in Form von Audio, Video und Animationen.</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30" w:type="dxa"/>
            </w:tcMar>
          </w:tcPr>
          <w:p w:rsidR="00D26579" w:rsidRPr="00266578" w:rsidRDefault="00D26579" w:rsidP="00D91F2F">
            <w:pPr>
              <w:pStyle w:val="TabellenInhalt"/>
              <w:spacing w:line="276" w:lineRule="auto"/>
              <w:rPr>
                <w:rFonts w:asciiTheme="minorHAnsi" w:hAnsiTheme="minorHAnsi" w:cstheme="minorHAnsi"/>
                <w:sz w:val="22"/>
                <w:szCs w:val="22"/>
              </w:rPr>
            </w:pPr>
          </w:p>
          <w:p w:rsidR="00D26579" w:rsidRPr="00266578" w:rsidRDefault="00D26579" w:rsidP="00D91F2F">
            <w:pPr>
              <w:pStyle w:val="TabellenInhalt"/>
              <w:spacing w:line="276" w:lineRule="auto"/>
              <w:rPr>
                <w:rFonts w:asciiTheme="minorHAnsi" w:hAnsiTheme="minorHAnsi" w:cstheme="minorHAnsi"/>
                <w:sz w:val="22"/>
                <w:szCs w:val="22"/>
              </w:rPr>
            </w:pPr>
          </w:p>
        </w:tc>
      </w:tr>
      <w:tr w:rsidR="00D26579" w:rsidRPr="00266578" w:rsidTr="005045EF">
        <w:trPr>
          <w:trHeight w:val="71"/>
        </w:trPr>
        <w:tc>
          <w:tcPr>
            <w:tcW w:w="4820" w:type="dxa"/>
            <w:tcBorders>
              <w:top w:val="single" w:sz="2" w:space="0" w:color="000001"/>
              <w:left w:val="single" w:sz="2" w:space="0" w:color="000001"/>
              <w:bottom w:val="single" w:sz="2" w:space="0" w:color="000001"/>
            </w:tcBorders>
            <w:shd w:val="clear" w:color="auto" w:fill="auto"/>
            <w:tcMar>
              <w:left w:w="30" w:type="dxa"/>
            </w:tcMar>
          </w:tcPr>
          <w:p w:rsidR="00D26579" w:rsidRPr="00266578" w:rsidRDefault="00645572" w:rsidP="00D91F2F">
            <w:pPr>
              <w:pStyle w:val="TabellenInhalt"/>
              <w:spacing w:line="276" w:lineRule="auto"/>
              <w:rPr>
                <w:rFonts w:asciiTheme="minorHAnsi" w:hAnsiTheme="minorHAnsi" w:cstheme="minorHAnsi"/>
                <w:sz w:val="22"/>
                <w:szCs w:val="22"/>
              </w:rPr>
            </w:pPr>
            <w:r w:rsidRPr="00266578">
              <w:rPr>
                <w:rFonts w:asciiTheme="minorHAnsi" w:hAnsiTheme="minorHAnsi" w:cstheme="minorHAnsi"/>
                <w:sz w:val="22"/>
                <w:szCs w:val="22"/>
              </w:rPr>
              <w:t xml:space="preserve">Kann kostenlos runter geladen werden. </w:t>
            </w:r>
          </w:p>
        </w:tc>
        <w:tc>
          <w:tcPr>
            <w:tcW w:w="4818" w:type="dxa"/>
            <w:tcBorders>
              <w:top w:val="single" w:sz="2" w:space="0" w:color="000001"/>
              <w:left w:val="single" w:sz="2" w:space="0" w:color="000001"/>
              <w:bottom w:val="single" w:sz="2" w:space="0" w:color="000001"/>
              <w:right w:val="single" w:sz="2" w:space="0" w:color="000001"/>
            </w:tcBorders>
            <w:shd w:val="clear" w:color="auto" w:fill="auto"/>
            <w:tcMar>
              <w:left w:w="30" w:type="dxa"/>
            </w:tcMar>
          </w:tcPr>
          <w:p w:rsidR="00D26579" w:rsidRPr="00266578" w:rsidRDefault="00D26579" w:rsidP="00D91F2F">
            <w:pPr>
              <w:pStyle w:val="TabellenInhalt"/>
              <w:spacing w:line="276" w:lineRule="auto"/>
              <w:rPr>
                <w:rFonts w:asciiTheme="minorHAnsi" w:hAnsiTheme="minorHAnsi" w:cstheme="minorHAnsi"/>
                <w:sz w:val="22"/>
                <w:szCs w:val="22"/>
              </w:rPr>
            </w:pPr>
          </w:p>
        </w:tc>
      </w:tr>
    </w:tbl>
    <w:p w:rsidR="00D26579" w:rsidRPr="00266578" w:rsidRDefault="00D26579" w:rsidP="00D91F2F">
      <w:pPr>
        <w:pStyle w:val="berschrift2"/>
        <w:spacing w:line="276" w:lineRule="auto"/>
        <w:rPr>
          <w:ins w:id="41" w:author="Unbekannter Autor" w:date="2017-05-12T22:45:00Z"/>
          <w:rFonts w:cstheme="minorHAnsi"/>
        </w:rPr>
      </w:pPr>
    </w:p>
    <w:p w:rsidR="00D26579" w:rsidRPr="00266578" w:rsidRDefault="00645572" w:rsidP="00D91F2F">
      <w:pPr>
        <w:pStyle w:val="berschrift2"/>
        <w:numPr>
          <w:ilvl w:val="1"/>
          <w:numId w:val="1"/>
        </w:numPr>
        <w:spacing w:before="0" w:after="240" w:line="276" w:lineRule="auto"/>
        <w:rPr>
          <w:rFonts w:cstheme="minorHAnsi"/>
        </w:rPr>
        <w:pPrChange w:id="42" w:author="Pastuh" w:date="2017-05-13T17:24:00Z">
          <w:pPr>
            <w:spacing w:line="276" w:lineRule="auto"/>
            <w:ind w:left="1080" w:hanging="720"/>
          </w:pPr>
        </w:pPrChange>
      </w:pPr>
      <w:bookmarkStart w:id="43" w:name="_Toc482625746"/>
      <w:r w:rsidRPr="00266578">
        <w:rPr>
          <w:rFonts w:cstheme="minorHAnsi"/>
        </w:rPr>
        <w:t>Fazit</w:t>
      </w:r>
      <w:bookmarkEnd w:id="43"/>
    </w:p>
    <w:p w:rsidR="00D26579" w:rsidRPr="00266578" w:rsidRDefault="00645572" w:rsidP="00D91F2F">
      <w:pPr>
        <w:spacing w:line="276" w:lineRule="auto"/>
        <w:rPr>
          <w:rFonts w:cstheme="minorHAnsi"/>
        </w:rPr>
      </w:pPr>
      <w:r w:rsidRPr="00266578">
        <w:rPr>
          <w:rFonts w:cstheme="minorHAnsi"/>
        </w:rPr>
        <w:t xml:space="preserve">Insgesamt kann festgehalten werden, dass es bisher kein System gibt, welches sich mit unserem Nutzungsproblem beschäftigt. Es gibt Systeme die decken den Bereich Landwirtschaft ab und es gibt Systeme, welche sich mit dem Überwinden der Wissensbarriere </w:t>
      </w:r>
      <w:proofErr w:type="spellStart"/>
      <w:r w:rsidRPr="00266578">
        <w:rPr>
          <w:rFonts w:cstheme="minorHAnsi"/>
        </w:rPr>
        <w:t>im</w:t>
      </w:r>
      <w:proofErr w:type="spellEnd"/>
      <w:r w:rsidRPr="00266578">
        <w:rPr>
          <w:rFonts w:cstheme="minorHAnsi"/>
        </w:rPr>
        <w:t xml:space="preserve"> Bezug auf Lesen und Schreiben beschäftigen. Eine Kombination kann nur die App </w:t>
      </w:r>
      <w:proofErr w:type="spellStart"/>
      <w:r w:rsidRPr="00266578">
        <w:rPr>
          <w:rFonts w:cstheme="minorHAnsi"/>
        </w:rPr>
        <w:t>iCow</w:t>
      </w:r>
      <w:proofErr w:type="spellEnd"/>
      <w:r w:rsidRPr="00266578">
        <w:rPr>
          <w:rFonts w:cstheme="minorHAnsi"/>
        </w:rPr>
        <w:t xml:space="preserve"> bieten, welche sich jedoch eine andere Domäne abdeckt.</w:t>
      </w:r>
    </w:p>
    <w:p w:rsidR="00D26579" w:rsidRPr="00266578" w:rsidRDefault="00645572" w:rsidP="00D26579">
      <w:pPr>
        <w:pStyle w:val="berschrift1"/>
        <w:numPr>
          <w:ilvl w:val="0"/>
          <w:numId w:val="1"/>
        </w:numPr>
        <w:spacing w:before="0" w:after="240" w:line="276" w:lineRule="auto"/>
        <w:rPr>
          <w:rFonts w:cstheme="minorHAnsi"/>
        </w:rPr>
        <w:pPrChange w:id="44" w:author="Pastuh" w:date="2017-05-13T17:25:00Z">
          <w:pPr>
            <w:spacing w:after="240" w:line="276" w:lineRule="auto"/>
            <w:ind w:left="720" w:hanging="360"/>
          </w:pPr>
        </w:pPrChange>
      </w:pPr>
      <w:bookmarkStart w:id="45" w:name="_Toc482625747"/>
      <w:r w:rsidRPr="00266578">
        <w:rPr>
          <w:rFonts w:cstheme="minorHAnsi"/>
          <w:noProof/>
          <w:lang w:eastAsia="de-DE"/>
        </w:rPr>
        <mc:AlternateContent>
          <mc:Choice Requires="wps">
            <w:drawing>
              <wp:anchor distT="0" distB="0" distL="114300" distR="114300" simplePos="0" relativeHeight="4294966281" behindDoc="0" locked="0" layoutInCell="1" allowOverlap="1" wp14:anchorId="1B1CB0B9" wp14:editId="36B45A5C">
                <wp:simplePos x="0" y="0"/>
                <wp:positionH relativeFrom="margin">
                  <wp:posOffset>243840</wp:posOffset>
                </wp:positionH>
                <wp:positionV relativeFrom="paragraph">
                  <wp:posOffset>232781</wp:posOffset>
                </wp:positionV>
                <wp:extent cx="5674360" cy="43815"/>
                <wp:effectExtent l="0" t="0" r="21590" b="32385"/>
                <wp:wrapNone/>
                <wp:docPr id="10" name="Gerader Verbinder 8"/>
                <wp:cNvGraphicFramePr/>
                <a:graphic xmlns:a="http://schemas.openxmlformats.org/drawingml/2006/main">
                  <a:graphicData uri="http://schemas.microsoft.com/office/word/2010/wordprocessingShape">
                    <wps:wsp>
                      <wps:cNvCnPr/>
                      <wps:spPr>
                        <a:xfrm flipV="1">
                          <a:off x="0" y="0"/>
                          <a:ext cx="5674360" cy="43815"/>
                        </a:xfrm>
                        <a:prstGeom prst="line">
                          <a:avLst/>
                        </a:prstGeom>
                        <a:ln w="19080">
                          <a:solidFill>
                            <a:schemeClr val="bg1">
                              <a:lumMod val="85000"/>
                            </a:schemeClr>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641A8D88" id="Gerader Verbinder 8" o:spid="_x0000_s1026" style="position:absolute;flip:y;z-index:-1015;visibility:visible;mso-wrap-style:square;mso-wrap-distance-left:9pt;mso-wrap-distance-top:0;mso-wrap-distance-right:9pt;mso-wrap-distance-bottom:0;mso-position-horizontal:absolute;mso-position-horizontal-relative:margin;mso-position-vertical:absolute;mso-position-vertical-relative:text" from="19.2pt,18.35pt" to="466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" strokecolor="#d8d8d8 [2732]" strokeweight=".53mm">
                <v:stroke joinstyle="miter"/>
                <w10:wrap anchorx="margin"/>
              </v:line>
            </w:pict>
          </mc:Fallback>
        </mc:AlternateContent>
      </w:r>
      <w:r w:rsidRPr="00266578">
        <w:rPr>
          <w:rFonts w:cstheme="minorHAnsi"/>
        </w:rPr>
        <w:t>Alleinstellungsmerkmale</w:t>
      </w:r>
      <w:bookmarkEnd w:id="45"/>
    </w:p>
    <w:p w:rsidR="00D26579" w:rsidRPr="00266578" w:rsidRDefault="00645572">
      <w:pPr>
        <w:spacing w:line="276" w:lineRule="auto"/>
        <w:rPr>
          <w:rFonts w:cstheme="minorHAnsi"/>
        </w:rPr>
      </w:pPr>
      <w:r w:rsidRPr="00266578">
        <w:rPr>
          <w:rFonts w:cstheme="minorHAnsi"/>
        </w:rPr>
        <w:t>Die Marktrecherche ergab vor allem, dass das geplante System keine direkten Konkurrenzprodukte hat, die sich unmittelbar in der gleichen Domäne befinden. Aktuell gibt es keine Systeme auf dem Markt, die sich mit der didaktischen Wissensvermittlung im Bereich des Ackerbaubetriebes beschäftigen, was an sich schon ein Alleinstellungsmerkmal ist.</w:t>
      </w:r>
    </w:p>
    <w:p w:rsidR="00D26579" w:rsidRPr="00266578" w:rsidRDefault="00645572">
      <w:pPr>
        <w:spacing w:line="276" w:lineRule="auto"/>
        <w:rPr>
          <w:rFonts w:cstheme="minorHAnsi"/>
        </w:rPr>
      </w:pPr>
      <w:r w:rsidRPr="00266578">
        <w:rPr>
          <w:rFonts w:cstheme="minorHAnsi"/>
        </w:rPr>
        <w:t>Eins der wichtigsten Alleinstellungsmerkmale ist es, dass das System die Wissensbarriere zwischen den Menschen in Entwicklungsländer und denen der Industrieländer schließt. Dies geschieht durch eine maßgeschneiderte Vermittlung von Informationen für Analphabeten, welche Ackerbau betreiben. Außerdem werden nicht nur die Menschen vor Ort angesprochen, sondern auch die Helfer, welche die Menschen im Bereich Landwirtschaft aufklären möchten. Daher ist dieses System für zwei Zielgruppen ausgerichtet. Des Weiteren wird das System kostenlos und frei zur Verfügung stehen.</w:t>
      </w:r>
    </w:p>
    <w:p w:rsidR="00D26579" w:rsidRPr="00266578" w:rsidRDefault="00645572">
      <w:pPr>
        <w:spacing w:line="276" w:lineRule="auto"/>
        <w:rPr>
          <w:rFonts w:cstheme="minorHAnsi"/>
        </w:rPr>
      </w:pPr>
      <w:r w:rsidRPr="00266578">
        <w:rPr>
          <w:rFonts w:cstheme="minorHAnsi"/>
        </w:rPr>
        <w:t xml:space="preserve">Das System sollte zudem die Bauer langfristig unterstützen, in dem die Informationen zur lokalen Wetterbedingungen in bestimmten Zeitabschnitten und  langjährigen Klimaänderungen zur Verfügung gestellt werden, so dass der Ackerbau nachhaltig getrieben werden kann. </w:t>
      </w:r>
    </w:p>
    <w:p w:rsidR="00D26579" w:rsidRPr="00266578" w:rsidRDefault="00645572" w:rsidP="00D26579">
      <w:pPr>
        <w:pStyle w:val="berschrift1"/>
        <w:numPr>
          <w:ilvl w:val="0"/>
          <w:numId w:val="1"/>
        </w:numPr>
        <w:spacing w:before="0" w:after="240" w:line="276" w:lineRule="auto"/>
        <w:rPr>
          <w:rFonts w:cstheme="minorHAnsi"/>
        </w:rPr>
        <w:pPrChange w:id="46" w:author="Pastuh" w:date="2017-05-13T17:25:00Z">
          <w:pPr>
            <w:spacing w:after="240" w:line="276" w:lineRule="auto"/>
            <w:ind w:left="720" w:hanging="360"/>
          </w:pPr>
        </w:pPrChange>
      </w:pPr>
      <w:bookmarkStart w:id="47" w:name="_Toc482625748"/>
      <w:r w:rsidRPr="00266578">
        <w:rPr>
          <w:rFonts w:cstheme="minorHAnsi"/>
          <w:noProof/>
          <w:lang w:eastAsia="de-DE"/>
        </w:rPr>
        <mc:AlternateContent>
          <mc:Choice Requires="wps">
            <w:drawing>
              <wp:anchor distT="0" distB="0" distL="114300" distR="114300" simplePos="0" relativeHeight="4294966279" behindDoc="0" locked="0" layoutInCell="1" allowOverlap="1" wp14:anchorId="3FFB5B41" wp14:editId="28E8B2AB">
                <wp:simplePos x="0" y="0"/>
                <wp:positionH relativeFrom="margin">
                  <wp:posOffset>235585</wp:posOffset>
                </wp:positionH>
                <wp:positionV relativeFrom="paragraph">
                  <wp:posOffset>207909</wp:posOffset>
                </wp:positionV>
                <wp:extent cx="5674360" cy="43815"/>
                <wp:effectExtent l="0" t="0" r="21590" b="32385"/>
                <wp:wrapNone/>
                <wp:docPr id="11" name="Gerader Verbinder 5"/>
                <wp:cNvGraphicFramePr/>
                <a:graphic xmlns:a="http://schemas.openxmlformats.org/drawingml/2006/main">
                  <a:graphicData uri="http://schemas.microsoft.com/office/word/2010/wordprocessingShape">
                    <wps:wsp>
                      <wps:cNvCnPr/>
                      <wps:spPr>
                        <a:xfrm flipV="1">
                          <a:off x="0" y="0"/>
                          <a:ext cx="5674360" cy="43815"/>
                        </a:xfrm>
                        <a:prstGeom prst="line">
                          <a:avLst/>
                        </a:prstGeom>
                        <a:ln w="19080">
                          <a:solidFill>
                            <a:schemeClr val="bg1">
                              <a:lumMod val="85000"/>
                            </a:schemeClr>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5E630D50" id="Gerader Verbinder 5" o:spid="_x0000_s1026" style="position:absolute;flip:y;z-index:-1017;visibility:visible;mso-wrap-style:square;mso-wrap-distance-left:9pt;mso-wrap-distance-top:0;mso-wrap-distance-right:9pt;mso-wrap-distance-bottom:0;mso-position-horizontal:absolute;mso-position-horizontal-relative:margin;mso-position-vertical:absolute;mso-position-vertical-relative:text" from="18.55pt,16.35pt" to="465.3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" strokecolor="#d8d8d8 [2732]" strokeweight=".53mm">
                <v:stroke joinstyle="miter"/>
                <w10:wrap anchorx="margin"/>
              </v:line>
            </w:pict>
          </mc:Fallback>
        </mc:AlternateContent>
      </w:r>
      <w:proofErr w:type="spellStart"/>
      <w:r w:rsidRPr="00266578">
        <w:rPr>
          <w:rFonts w:cstheme="minorHAnsi"/>
        </w:rPr>
        <w:t>Stakeholderanalyse</w:t>
      </w:r>
      <w:bookmarkEnd w:id="47"/>
      <w:proofErr w:type="spellEnd"/>
    </w:p>
    <w:p w:rsidR="00D26579" w:rsidRDefault="00645572">
      <w:pPr>
        <w:rPr>
          <w:rFonts w:cstheme="minorHAnsi"/>
        </w:rPr>
      </w:pPr>
      <w:r w:rsidRPr="00266578">
        <w:rPr>
          <w:rFonts w:cstheme="minorHAnsi"/>
        </w:rPr>
        <w:t xml:space="preserve">Im Folgenden Kapitel wird die </w:t>
      </w:r>
      <w:proofErr w:type="spellStart"/>
      <w:r w:rsidRPr="00266578">
        <w:rPr>
          <w:rFonts w:cstheme="minorHAnsi"/>
        </w:rPr>
        <w:t>Stakeholderanalyse</w:t>
      </w:r>
      <w:proofErr w:type="spellEnd"/>
      <w:r w:rsidRPr="00266578">
        <w:rPr>
          <w:rFonts w:cstheme="minorHAnsi"/>
        </w:rPr>
        <w:t xml:space="preserve"> durchgeführt. Dabei werden möglichst alle relevanten </w:t>
      </w:r>
      <w:proofErr w:type="spellStart"/>
      <w:r w:rsidRPr="00266578">
        <w:rPr>
          <w:rFonts w:cstheme="minorHAnsi"/>
        </w:rPr>
        <w:t>Stakeholdergruppen</w:t>
      </w:r>
      <w:proofErr w:type="spellEnd"/>
      <w:r w:rsidRPr="00266578">
        <w:rPr>
          <w:rFonts w:cstheme="minorHAnsi"/>
        </w:rPr>
        <w:t xml:space="preserve"> berücksichtigt, deren Erfordernisse identifiziert und Bezug zum System bestimmt. Die Analyse ergab verschieden Gruppen, deren Erfordernisse  und Erwartung sich in bestimmten Teilen des Systems überschneiden können. Grundsätzlich lassen sich die Stakeholder in primäre und sekundäre aufteilen. Zu den primären Stakeholdern gehören Bauer und Helfer, die unmittelbar mit dem System interagieren. Zu den sekundären gehören unter anderem die Endverbraucher der Anbauprodukte, Hilfsorganisationen, Händler usw., da diese nicht direkt mit dem System interagieren.</w:t>
      </w:r>
    </w:p>
    <w:p w:rsidR="005045EF" w:rsidRPr="00266578" w:rsidRDefault="005045EF">
      <w:pPr>
        <w:rPr>
          <w:del w:id="48" w:author="Pastuh" w:date="2017-05-13T17:25:00Z"/>
          <w:rFonts w:cstheme="minorHAnsi"/>
        </w:rPr>
      </w:pPr>
    </w:p>
    <w:p w:rsidR="00D26579" w:rsidRPr="00266578" w:rsidRDefault="00D26579">
      <w:pPr>
        <w:rPr>
          <w:rFonts w:cstheme="minorHAnsi"/>
        </w:rPr>
      </w:pPr>
    </w:p>
    <w:p w:rsidR="005045EF" w:rsidRDefault="005045EF" w:rsidP="005045EF">
      <w:pPr>
        <w:pStyle w:val="Beschriftung"/>
        <w:keepNext/>
      </w:pPr>
      <w:r>
        <w:lastRenderedPageBreak/>
        <w:t xml:space="preserve">Tab. </w:t>
      </w:r>
      <w:r>
        <w:fldChar w:fldCharType="begin"/>
      </w:r>
      <w:r>
        <w:instrText xml:space="preserve"> SEQ Tab. \* ARABIC </w:instrText>
      </w:r>
      <w:r>
        <w:fldChar w:fldCharType="separate"/>
      </w:r>
      <w:r>
        <w:rPr>
          <w:noProof/>
        </w:rPr>
        <w:t>4</w:t>
      </w:r>
      <w:r>
        <w:fldChar w:fldCharType="end"/>
      </w:r>
      <w:r>
        <w:t xml:space="preserve"> Stakeholder</w:t>
      </w:r>
    </w:p>
    <w:tbl>
      <w:tblPr>
        <w:tblW w:w="9646" w:type="dxa"/>
        <w:tblInd w:w="55" w:type="dxa"/>
        <w:tblBorders>
          <w:bottom w:val="single" w:sz="12" w:space="0" w:color="FFFFFF"/>
          <w:insideH w:val="single" w:sz="12" w:space="0" w:color="FFFFFF"/>
        </w:tblBorders>
        <w:tblCellMar>
          <w:top w:w="55" w:type="dxa"/>
          <w:left w:w="54" w:type="dxa"/>
          <w:bottom w:w="55" w:type="dxa"/>
          <w:right w:w="55" w:type="dxa"/>
        </w:tblCellMar>
        <w:tblLook w:val="0000" w:firstRow="0" w:lastRow="0" w:firstColumn="0" w:lastColumn="0" w:noHBand="0" w:noVBand="0"/>
      </w:tblPr>
      <w:tblGrid>
        <w:gridCol w:w="362"/>
        <w:gridCol w:w="2689"/>
        <w:gridCol w:w="1396"/>
        <w:gridCol w:w="1533"/>
        <w:gridCol w:w="3666"/>
      </w:tblGrid>
      <w:tr w:rsidR="00D26579" w:rsidRPr="00266578">
        <w:trPr>
          <w:tblHeader/>
        </w:trPr>
        <w:tc>
          <w:tcPr>
            <w:tcW w:w="362" w:type="dxa"/>
            <w:tcBorders>
              <w:bottom w:val="single" w:sz="12" w:space="0" w:color="FFFFFF"/>
            </w:tcBorders>
            <w:shd w:val="clear" w:color="auto" w:fill="808080" w:themeFill="background1" w:themeFillShade="80"/>
            <w:vAlign w:val="center"/>
          </w:tcPr>
          <w:p w:rsidR="00D26579" w:rsidRPr="00266578" w:rsidRDefault="00645572">
            <w:pPr>
              <w:pStyle w:val="Tabellenberschrift"/>
              <w:rPr>
                <w:rFonts w:asciiTheme="minorHAnsi" w:hAnsiTheme="minorHAnsi" w:cstheme="minorHAnsi"/>
                <w:b w:val="0"/>
                <w:color w:val="FFFFFF" w:themeColor="background1"/>
              </w:rPr>
            </w:pPr>
            <w:r w:rsidRPr="00266578">
              <w:rPr>
                <w:rFonts w:asciiTheme="minorHAnsi" w:hAnsiTheme="minorHAnsi" w:cstheme="minorHAnsi"/>
                <w:b w:val="0"/>
                <w:color w:val="FFFFFF" w:themeColor="background1"/>
              </w:rPr>
              <w:t>#</w:t>
            </w:r>
          </w:p>
        </w:tc>
        <w:tc>
          <w:tcPr>
            <w:tcW w:w="2689" w:type="dxa"/>
            <w:tcBorders>
              <w:bottom w:val="single" w:sz="12" w:space="0" w:color="FFFFFF"/>
            </w:tcBorders>
            <w:shd w:val="clear" w:color="auto" w:fill="808080" w:themeFill="background1" w:themeFillShade="80"/>
            <w:vAlign w:val="center"/>
          </w:tcPr>
          <w:p w:rsidR="00D26579" w:rsidRPr="00266578" w:rsidRDefault="00645572">
            <w:pPr>
              <w:pStyle w:val="Tabellenberschrift"/>
              <w:rPr>
                <w:rFonts w:asciiTheme="minorHAnsi" w:hAnsiTheme="minorHAnsi" w:cstheme="minorHAnsi"/>
                <w:b w:val="0"/>
                <w:color w:val="FFFFFF" w:themeColor="background1"/>
              </w:rPr>
            </w:pPr>
            <w:r w:rsidRPr="00266578">
              <w:rPr>
                <w:rFonts w:asciiTheme="minorHAnsi" w:hAnsiTheme="minorHAnsi" w:cstheme="minorHAnsi"/>
                <w:b w:val="0"/>
                <w:color w:val="FFFFFF" w:themeColor="background1"/>
              </w:rPr>
              <w:t>Bezeichnung</w:t>
            </w:r>
          </w:p>
        </w:tc>
        <w:tc>
          <w:tcPr>
            <w:tcW w:w="1396" w:type="dxa"/>
            <w:tcBorders>
              <w:bottom w:val="single" w:sz="12" w:space="0" w:color="FFFFFF"/>
            </w:tcBorders>
            <w:shd w:val="clear" w:color="auto" w:fill="808080" w:themeFill="background1" w:themeFillShade="80"/>
            <w:vAlign w:val="center"/>
          </w:tcPr>
          <w:p w:rsidR="00D26579" w:rsidRPr="00266578" w:rsidRDefault="00645572">
            <w:pPr>
              <w:pStyle w:val="Tabellenberschrift"/>
              <w:rPr>
                <w:rFonts w:asciiTheme="minorHAnsi" w:hAnsiTheme="minorHAnsi" w:cstheme="minorHAnsi"/>
                <w:b w:val="0"/>
                <w:color w:val="FFFFFF" w:themeColor="background1"/>
              </w:rPr>
            </w:pPr>
            <w:r w:rsidRPr="00266578">
              <w:rPr>
                <w:rFonts w:asciiTheme="minorHAnsi" w:hAnsiTheme="minorHAnsi" w:cstheme="minorHAnsi"/>
                <w:b w:val="0"/>
                <w:color w:val="FFFFFF" w:themeColor="background1"/>
              </w:rPr>
              <w:t>Beziehung zum System</w:t>
            </w:r>
          </w:p>
        </w:tc>
        <w:tc>
          <w:tcPr>
            <w:tcW w:w="1533" w:type="dxa"/>
            <w:tcBorders>
              <w:bottom w:val="single" w:sz="12" w:space="0" w:color="FFFFFF"/>
            </w:tcBorders>
            <w:shd w:val="clear" w:color="auto" w:fill="808080" w:themeFill="background1" w:themeFillShade="80"/>
            <w:vAlign w:val="center"/>
          </w:tcPr>
          <w:p w:rsidR="00D26579" w:rsidRPr="00266578" w:rsidRDefault="00645572">
            <w:pPr>
              <w:pStyle w:val="Tabellenberschrift"/>
              <w:rPr>
                <w:rFonts w:asciiTheme="minorHAnsi" w:hAnsiTheme="minorHAnsi" w:cstheme="minorHAnsi"/>
                <w:b w:val="0"/>
                <w:color w:val="FFFFFF" w:themeColor="background1"/>
              </w:rPr>
            </w:pPr>
            <w:r w:rsidRPr="00266578">
              <w:rPr>
                <w:rFonts w:asciiTheme="minorHAnsi" w:hAnsiTheme="minorHAnsi" w:cstheme="minorHAnsi"/>
                <w:b w:val="0"/>
                <w:color w:val="FFFFFF" w:themeColor="background1"/>
              </w:rPr>
              <w:t>Objektbereich der Beziehung</w:t>
            </w:r>
          </w:p>
        </w:tc>
        <w:tc>
          <w:tcPr>
            <w:tcW w:w="3666" w:type="dxa"/>
            <w:tcBorders>
              <w:bottom w:val="single" w:sz="12" w:space="0" w:color="FFFFFF"/>
            </w:tcBorders>
            <w:shd w:val="clear" w:color="auto" w:fill="808080" w:themeFill="background1" w:themeFillShade="80"/>
            <w:vAlign w:val="center"/>
          </w:tcPr>
          <w:p w:rsidR="00D26579" w:rsidRPr="00266578" w:rsidRDefault="00645572">
            <w:pPr>
              <w:pStyle w:val="Tabellenberschrift"/>
              <w:rPr>
                <w:rFonts w:asciiTheme="minorHAnsi" w:hAnsiTheme="minorHAnsi" w:cstheme="minorHAnsi"/>
                <w:b w:val="0"/>
                <w:color w:val="FFFFFF" w:themeColor="background1"/>
              </w:rPr>
            </w:pPr>
            <w:r w:rsidRPr="00266578">
              <w:rPr>
                <w:rFonts w:asciiTheme="minorHAnsi" w:hAnsiTheme="minorHAnsi" w:cstheme="minorHAnsi"/>
                <w:b w:val="0"/>
                <w:color w:val="FFFFFF" w:themeColor="background1"/>
              </w:rPr>
              <w:t>Erfordernis, Erwartung</w:t>
            </w:r>
          </w:p>
        </w:tc>
      </w:tr>
      <w:tr w:rsidR="00D26579" w:rsidRPr="00266578">
        <w:tc>
          <w:tcPr>
            <w:tcW w:w="362" w:type="dxa"/>
            <w:tcBorders>
              <w:top w:val="single" w:sz="12" w:space="0" w:color="FFFFFF"/>
              <w:bottom w:val="single" w:sz="12" w:space="0" w:color="FFFFFF"/>
              <w:right w:val="single" w:sz="12" w:space="0" w:color="FFFFFF"/>
            </w:tcBorders>
            <w:shd w:val="clear" w:color="auto" w:fill="F2F2F2" w:themeFill="background1" w:themeFillShade="F2"/>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1</w:t>
            </w:r>
          </w:p>
        </w:tc>
        <w:tc>
          <w:tcPr>
            <w:tcW w:w="2689"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rPr>
            </w:pPr>
            <w:r w:rsidRPr="00266578">
              <w:rPr>
                <w:rFonts w:asciiTheme="minorHAnsi" w:hAnsiTheme="minorHAnsi" w:cstheme="minorHAnsi"/>
                <w:sz w:val="22"/>
                <w:szCs w:val="22"/>
              </w:rPr>
              <w:t>Bauer</w:t>
            </w:r>
          </w:p>
        </w:tc>
        <w:tc>
          <w:tcPr>
            <w:tcW w:w="1396"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Anrecht</w:t>
            </w:r>
          </w:p>
        </w:tc>
        <w:tc>
          <w:tcPr>
            <w:tcW w:w="1533"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Teilsystem</w:t>
            </w:r>
          </w:p>
        </w:tc>
        <w:tc>
          <w:tcPr>
            <w:tcW w:w="3666" w:type="dxa"/>
            <w:tcBorders>
              <w:top w:val="single" w:sz="12" w:space="0" w:color="FFFFFF"/>
              <w:left w:val="single" w:sz="12" w:space="0" w:color="FFFFFF"/>
              <w:bottom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Der Benutzer möchte Informationen zum Ackerbau erhalten.</w:t>
            </w:r>
          </w:p>
        </w:tc>
      </w:tr>
      <w:tr w:rsidR="00D26579" w:rsidRPr="00266578">
        <w:tc>
          <w:tcPr>
            <w:tcW w:w="362" w:type="dxa"/>
            <w:tcBorders>
              <w:top w:val="single" w:sz="12" w:space="0" w:color="FFFFFF"/>
              <w:bottom w:val="single" w:sz="12" w:space="0" w:color="FFFFFF"/>
              <w:right w:val="single" w:sz="12" w:space="0" w:color="FFFFFF"/>
            </w:tcBorders>
            <w:shd w:val="clear" w:color="auto" w:fill="F2F2F2" w:themeFill="background1" w:themeFillShade="F2"/>
            <w:vAlign w:val="center"/>
          </w:tcPr>
          <w:p w:rsidR="00D26579" w:rsidRPr="00266578" w:rsidRDefault="00D26579">
            <w:pPr>
              <w:pStyle w:val="TabellenInhalt"/>
              <w:jc w:val="center"/>
              <w:rPr>
                <w:rFonts w:asciiTheme="minorHAnsi" w:hAnsiTheme="minorHAnsi" w:cstheme="minorHAnsi"/>
                <w:sz w:val="22"/>
                <w:szCs w:val="22"/>
              </w:rPr>
            </w:pPr>
          </w:p>
        </w:tc>
        <w:tc>
          <w:tcPr>
            <w:tcW w:w="2689"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D26579">
            <w:pPr>
              <w:pStyle w:val="TabellenInhalt"/>
              <w:jc w:val="center"/>
              <w:rPr>
                <w:rFonts w:asciiTheme="minorHAnsi" w:hAnsiTheme="minorHAnsi" w:cstheme="minorHAnsi"/>
                <w:sz w:val="22"/>
                <w:szCs w:val="22"/>
              </w:rPr>
            </w:pPr>
          </w:p>
        </w:tc>
        <w:tc>
          <w:tcPr>
            <w:tcW w:w="1396"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Anspruch</w:t>
            </w:r>
          </w:p>
        </w:tc>
        <w:tc>
          <w:tcPr>
            <w:tcW w:w="1533"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Teilsystem</w:t>
            </w:r>
          </w:p>
        </w:tc>
        <w:tc>
          <w:tcPr>
            <w:tcW w:w="3666" w:type="dxa"/>
            <w:tcBorders>
              <w:top w:val="single" w:sz="12" w:space="0" w:color="FFFFFF"/>
              <w:left w:val="single" w:sz="12" w:space="0" w:color="FFFFFF"/>
              <w:bottom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Der Benutzer möchte die Informationen in Form von Visualisierung und Sprachnachrichten für Analphabeten erhalten.</w:t>
            </w:r>
          </w:p>
        </w:tc>
      </w:tr>
      <w:tr w:rsidR="00D26579" w:rsidRPr="00266578">
        <w:tc>
          <w:tcPr>
            <w:tcW w:w="362" w:type="dxa"/>
            <w:tcBorders>
              <w:top w:val="single" w:sz="12" w:space="0" w:color="FFFFFF"/>
              <w:bottom w:val="single" w:sz="12" w:space="0" w:color="FFFFFF"/>
              <w:right w:val="single" w:sz="12" w:space="0" w:color="FFFFFF"/>
            </w:tcBorders>
            <w:shd w:val="clear" w:color="auto" w:fill="F2F2F2" w:themeFill="background1" w:themeFillShade="F2"/>
            <w:vAlign w:val="center"/>
          </w:tcPr>
          <w:p w:rsidR="00D26579" w:rsidRPr="00266578" w:rsidRDefault="00D26579">
            <w:pPr>
              <w:pStyle w:val="TabellenInhalt"/>
              <w:jc w:val="center"/>
              <w:rPr>
                <w:rFonts w:asciiTheme="minorHAnsi" w:hAnsiTheme="minorHAnsi" w:cstheme="minorHAnsi"/>
                <w:sz w:val="22"/>
                <w:szCs w:val="22"/>
              </w:rPr>
            </w:pPr>
          </w:p>
        </w:tc>
        <w:tc>
          <w:tcPr>
            <w:tcW w:w="2689"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D26579">
            <w:pPr>
              <w:pStyle w:val="TabellenInhalt"/>
              <w:jc w:val="center"/>
              <w:rPr>
                <w:rFonts w:asciiTheme="minorHAnsi" w:hAnsiTheme="minorHAnsi" w:cstheme="minorHAnsi"/>
                <w:sz w:val="22"/>
                <w:szCs w:val="22"/>
              </w:rPr>
            </w:pPr>
          </w:p>
        </w:tc>
        <w:tc>
          <w:tcPr>
            <w:tcW w:w="1396"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Anspruch</w:t>
            </w:r>
          </w:p>
        </w:tc>
        <w:tc>
          <w:tcPr>
            <w:tcW w:w="1533"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Teilsystem</w:t>
            </w:r>
          </w:p>
        </w:tc>
        <w:tc>
          <w:tcPr>
            <w:tcW w:w="3666" w:type="dxa"/>
            <w:tcBorders>
              <w:top w:val="single" w:sz="12" w:space="0" w:color="FFFFFF"/>
              <w:left w:val="single" w:sz="12" w:space="0" w:color="FFFFFF"/>
              <w:bottom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Der Benutzer möchte spezielle Informationen zu kurzfristigen Wetterereignissen erhalten, die den Anbau beeinflussen.</w:t>
            </w:r>
          </w:p>
        </w:tc>
      </w:tr>
      <w:tr w:rsidR="00D26579" w:rsidRPr="00266578">
        <w:tc>
          <w:tcPr>
            <w:tcW w:w="362" w:type="dxa"/>
            <w:tcBorders>
              <w:top w:val="single" w:sz="12" w:space="0" w:color="FFFFFF"/>
              <w:bottom w:val="single" w:sz="12" w:space="0" w:color="FFFFFF"/>
              <w:right w:val="single" w:sz="12" w:space="0" w:color="FFFFFF"/>
            </w:tcBorders>
            <w:shd w:val="clear" w:color="auto" w:fill="F2F2F2" w:themeFill="background1" w:themeFillShade="F2"/>
            <w:vAlign w:val="center"/>
          </w:tcPr>
          <w:p w:rsidR="00D26579" w:rsidRPr="00266578" w:rsidRDefault="00D26579">
            <w:pPr>
              <w:pStyle w:val="TabellenInhalt"/>
              <w:jc w:val="center"/>
              <w:rPr>
                <w:rFonts w:asciiTheme="minorHAnsi" w:hAnsiTheme="minorHAnsi" w:cstheme="minorHAnsi"/>
                <w:sz w:val="22"/>
                <w:szCs w:val="22"/>
              </w:rPr>
            </w:pPr>
          </w:p>
        </w:tc>
        <w:tc>
          <w:tcPr>
            <w:tcW w:w="2689"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D26579">
            <w:pPr>
              <w:pStyle w:val="TabellenInhalt"/>
              <w:jc w:val="center"/>
              <w:rPr>
                <w:rFonts w:asciiTheme="minorHAnsi" w:hAnsiTheme="minorHAnsi" w:cstheme="minorHAnsi"/>
                <w:sz w:val="22"/>
                <w:szCs w:val="22"/>
              </w:rPr>
            </w:pPr>
          </w:p>
        </w:tc>
        <w:tc>
          <w:tcPr>
            <w:tcW w:w="1396"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Anspruch</w:t>
            </w:r>
          </w:p>
        </w:tc>
        <w:tc>
          <w:tcPr>
            <w:tcW w:w="1533"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Teilsystem</w:t>
            </w:r>
          </w:p>
        </w:tc>
        <w:tc>
          <w:tcPr>
            <w:tcW w:w="3666" w:type="dxa"/>
            <w:tcBorders>
              <w:top w:val="single" w:sz="12" w:space="0" w:color="FFFFFF"/>
              <w:left w:val="single" w:sz="12" w:space="0" w:color="FFFFFF"/>
              <w:bottom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Der Benutzer möchte spezielle Informationen zur langfristigen Vorausschau von Vegetationsveränderungen erhalten. Welche Pflanzen kann man auch in 2 Jahren noch mit hohen Ertragen anbauen?</w:t>
            </w:r>
          </w:p>
        </w:tc>
      </w:tr>
      <w:tr w:rsidR="00D26579" w:rsidRPr="00266578">
        <w:tc>
          <w:tcPr>
            <w:tcW w:w="362" w:type="dxa"/>
            <w:tcBorders>
              <w:top w:val="single" w:sz="12" w:space="0" w:color="FFFFFF"/>
              <w:bottom w:val="single" w:sz="12" w:space="0" w:color="FFFFFF"/>
              <w:right w:val="single" w:sz="12" w:space="0" w:color="FFFFFF"/>
            </w:tcBorders>
            <w:shd w:val="clear" w:color="auto" w:fill="F2F2F2" w:themeFill="background1" w:themeFillShade="F2"/>
            <w:vAlign w:val="center"/>
          </w:tcPr>
          <w:p w:rsidR="00D26579" w:rsidRPr="00266578" w:rsidRDefault="00D26579">
            <w:pPr>
              <w:pStyle w:val="TabellenInhalt"/>
              <w:jc w:val="center"/>
              <w:rPr>
                <w:rFonts w:asciiTheme="minorHAnsi" w:hAnsiTheme="minorHAnsi" w:cstheme="minorHAnsi"/>
                <w:sz w:val="22"/>
                <w:szCs w:val="22"/>
              </w:rPr>
            </w:pPr>
          </w:p>
        </w:tc>
        <w:tc>
          <w:tcPr>
            <w:tcW w:w="2689"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D26579">
            <w:pPr>
              <w:pStyle w:val="TabellenInhalt"/>
              <w:jc w:val="center"/>
              <w:rPr>
                <w:rFonts w:asciiTheme="minorHAnsi" w:hAnsiTheme="minorHAnsi" w:cstheme="minorHAnsi"/>
                <w:sz w:val="22"/>
                <w:szCs w:val="22"/>
              </w:rPr>
            </w:pPr>
          </w:p>
        </w:tc>
        <w:tc>
          <w:tcPr>
            <w:tcW w:w="1396"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Interesse</w:t>
            </w:r>
          </w:p>
        </w:tc>
        <w:tc>
          <w:tcPr>
            <w:tcW w:w="1533"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Teilsystem</w:t>
            </w:r>
          </w:p>
        </w:tc>
        <w:tc>
          <w:tcPr>
            <w:tcW w:w="3666" w:type="dxa"/>
            <w:tcBorders>
              <w:top w:val="single" w:sz="12" w:space="0" w:color="FFFFFF"/>
              <w:left w:val="single" w:sz="12" w:space="0" w:color="FFFFFF"/>
              <w:bottom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rPr>
            </w:pPr>
            <w:bookmarkStart w:id="49" w:name="__DdeLink__1_476367964"/>
            <w:bookmarkEnd w:id="49"/>
            <w:r w:rsidRPr="00266578">
              <w:rPr>
                <w:rFonts w:asciiTheme="minorHAnsi" w:hAnsiTheme="minorHAnsi" w:cstheme="minorHAnsi"/>
                <w:sz w:val="22"/>
                <w:szCs w:val="22"/>
              </w:rPr>
              <w:t>Der Benutzer möchte, dass das System möglichst wenige Daten über das Internet austauscht, damit sein mobiles Datenvolumen nicht zu stark belastet wird.</w:t>
            </w:r>
          </w:p>
        </w:tc>
      </w:tr>
      <w:tr w:rsidR="00D26579" w:rsidRPr="00266578">
        <w:tc>
          <w:tcPr>
            <w:tcW w:w="362" w:type="dxa"/>
            <w:tcBorders>
              <w:top w:val="single" w:sz="12" w:space="0" w:color="FFFFFF"/>
              <w:bottom w:val="single" w:sz="12" w:space="0" w:color="FFFFFF"/>
              <w:right w:val="single" w:sz="12" w:space="0" w:color="FFFFFF"/>
            </w:tcBorders>
            <w:shd w:val="clear" w:color="auto" w:fill="F2F2F2" w:themeFill="background1" w:themeFillShade="F2"/>
            <w:vAlign w:val="center"/>
          </w:tcPr>
          <w:p w:rsidR="00D26579" w:rsidRPr="00266578" w:rsidRDefault="00D26579">
            <w:pPr>
              <w:pStyle w:val="TabellenInhalt"/>
              <w:jc w:val="center"/>
              <w:rPr>
                <w:rFonts w:asciiTheme="minorHAnsi" w:hAnsiTheme="minorHAnsi" w:cstheme="minorHAnsi"/>
                <w:sz w:val="22"/>
                <w:szCs w:val="22"/>
              </w:rPr>
            </w:pPr>
          </w:p>
        </w:tc>
        <w:tc>
          <w:tcPr>
            <w:tcW w:w="2689"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Familienbetriebe</w:t>
            </w:r>
          </w:p>
        </w:tc>
        <w:tc>
          <w:tcPr>
            <w:tcW w:w="1396"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Anspruch</w:t>
            </w:r>
          </w:p>
        </w:tc>
        <w:tc>
          <w:tcPr>
            <w:tcW w:w="1533"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Teilsystem</w:t>
            </w:r>
          </w:p>
        </w:tc>
        <w:tc>
          <w:tcPr>
            <w:tcW w:w="3666" w:type="dxa"/>
            <w:tcBorders>
              <w:top w:val="single" w:sz="12" w:space="0" w:color="FFFFFF"/>
              <w:left w:val="single" w:sz="12" w:space="0" w:color="FFFFFF"/>
              <w:bottom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Familienbetriebe möchten ihre Erträge steigern, um mehr Produkte vermarkten zu können, so dass sich ihre Lebensumstände verbessern.</w:t>
            </w:r>
          </w:p>
        </w:tc>
      </w:tr>
      <w:tr w:rsidR="00D26579" w:rsidRPr="00266578">
        <w:tc>
          <w:tcPr>
            <w:tcW w:w="362" w:type="dxa"/>
            <w:tcBorders>
              <w:top w:val="single" w:sz="12" w:space="0" w:color="FFFFFF"/>
              <w:bottom w:val="single" w:sz="12" w:space="0" w:color="FFFFFF"/>
              <w:right w:val="single" w:sz="12" w:space="0" w:color="FFFFFF"/>
            </w:tcBorders>
            <w:shd w:val="clear" w:color="auto" w:fill="D9D9D9" w:themeFill="background1" w:themeFillShade="D9"/>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2</w:t>
            </w:r>
          </w:p>
        </w:tc>
        <w:tc>
          <w:tcPr>
            <w:tcW w:w="2689" w:type="dxa"/>
            <w:tcBorders>
              <w:top w:val="single" w:sz="12" w:space="0" w:color="FFFFFF"/>
              <w:left w:val="single" w:sz="12" w:space="0" w:color="FFFFFF"/>
              <w:bottom w:val="single" w:sz="12" w:space="0" w:color="FFFFFF"/>
              <w:right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rPr>
            </w:pPr>
            <w:r w:rsidRPr="00266578">
              <w:rPr>
                <w:rFonts w:asciiTheme="minorHAnsi" w:hAnsiTheme="minorHAnsi" w:cstheme="minorHAnsi"/>
                <w:sz w:val="22"/>
                <w:szCs w:val="22"/>
              </w:rPr>
              <w:t>Mitarbeiter bzw. Helfer</w:t>
            </w:r>
          </w:p>
        </w:tc>
        <w:tc>
          <w:tcPr>
            <w:tcW w:w="1396" w:type="dxa"/>
            <w:tcBorders>
              <w:top w:val="single" w:sz="12" w:space="0" w:color="FFFFFF"/>
              <w:left w:val="single" w:sz="12" w:space="0" w:color="FFFFFF"/>
              <w:bottom w:val="single" w:sz="12" w:space="0" w:color="FFFFFF"/>
              <w:right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Anrecht</w:t>
            </w:r>
          </w:p>
        </w:tc>
        <w:tc>
          <w:tcPr>
            <w:tcW w:w="1533" w:type="dxa"/>
            <w:tcBorders>
              <w:top w:val="single" w:sz="12" w:space="0" w:color="FFFFFF"/>
              <w:left w:val="single" w:sz="12" w:space="0" w:color="FFFFFF"/>
              <w:bottom w:val="single" w:sz="12" w:space="0" w:color="FFFFFF"/>
              <w:right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Teilsystem</w:t>
            </w:r>
          </w:p>
        </w:tc>
        <w:tc>
          <w:tcPr>
            <w:tcW w:w="3666" w:type="dxa"/>
            <w:tcBorders>
              <w:top w:val="single" w:sz="12" w:space="0" w:color="FFFFFF"/>
              <w:left w:val="single" w:sz="12" w:space="0" w:color="FFFFFF"/>
              <w:bottom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Der Benutzer möchte Lehrmaterial zur Unterstützung der Lehrinhalte erhalten.</w:t>
            </w:r>
          </w:p>
        </w:tc>
      </w:tr>
      <w:tr w:rsidR="00D26579" w:rsidRPr="00266578">
        <w:tc>
          <w:tcPr>
            <w:tcW w:w="362" w:type="dxa"/>
            <w:tcBorders>
              <w:top w:val="single" w:sz="12" w:space="0" w:color="FFFFFF"/>
              <w:bottom w:val="single" w:sz="12" w:space="0" w:color="FFFFFF"/>
              <w:right w:val="single" w:sz="12" w:space="0" w:color="FFFFFF"/>
            </w:tcBorders>
            <w:shd w:val="clear" w:color="auto" w:fill="D9D9D9" w:themeFill="background1" w:themeFillShade="D9"/>
            <w:vAlign w:val="center"/>
          </w:tcPr>
          <w:p w:rsidR="00D26579" w:rsidRPr="00266578" w:rsidRDefault="00D26579">
            <w:pPr>
              <w:pStyle w:val="TabellenInhalt"/>
              <w:jc w:val="center"/>
              <w:rPr>
                <w:rFonts w:asciiTheme="minorHAnsi" w:hAnsiTheme="minorHAnsi" w:cstheme="minorHAnsi"/>
                <w:sz w:val="22"/>
                <w:szCs w:val="22"/>
              </w:rPr>
            </w:pPr>
          </w:p>
        </w:tc>
        <w:tc>
          <w:tcPr>
            <w:tcW w:w="2689" w:type="dxa"/>
            <w:tcBorders>
              <w:top w:val="single" w:sz="12" w:space="0" w:color="FFFFFF"/>
              <w:left w:val="single" w:sz="12" w:space="0" w:color="FFFFFF"/>
              <w:bottom w:val="single" w:sz="12" w:space="0" w:color="FFFFFF"/>
              <w:right w:val="single" w:sz="12" w:space="0" w:color="FFFFFF"/>
            </w:tcBorders>
            <w:shd w:val="clear" w:color="auto" w:fill="D9D9D9" w:themeFill="background1" w:themeFillShade="D9"/>
            <w:tcMar>
              <w:left w:w="-15" w:type="dxa"/>
            </w:tcMar>
            <w:vAlign w:val="center"/>
          </w:tcPr>
          <w:p w:rsidR="00D26579" w:rsidRPr="00266578" w:rsidRDefault="00D26579">
            <w:pPr>
              <w:pStyle w:val="TabellenInhalt"/>
              <w:jc w:val="center"/>
              <w:rPr>
                <w:rFonts w:asciiTheme="minorHAnsi" w:hAnsiTheme="minorHAnsi" w:cstheme="minorHAnsi"/>
                <w:sz w:val="22"/>
                <w:szCs w:val="22"/>
              </w:rPr>
            </w:pPr>
          </w:p>
        </w:tc>
        <w:tc>
          <w:tcPr>
            <w:tcW w:w="1396" w:type="dxa"/>
            <w:tcBorders>
              <w:top w:val="single" w:sz="12" w:space="0" w:color="FFFFFF"/>
              <w:left w:val="single" w:sz="12" w:space="0" w:color="FFFFFF"/>
              <w:bottom w:val="single" w:sz="12" w:space="0" w:color="FFFFFF"/>
              <w:right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Anspruch</w:t>
            </w:r>
          </w:p>
        </w:tc>
        <w:tc>
          <w:tcPr>
            <w:tcW w:w="1533" w:type="dxa"/>
            <w:tcBorders>
              <w:top w:val="single" w:sz="12" w:space="0" w:color="FFFFFF"/>
              <w:left w:val="single" w:sz="12" w:space="0" w:color="FFFFFF"/>
              <w:bottom w:val="single" w:sz="12" w:space="0" w:color="FFFFFF"/>
              <w:right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Teilsystem</w:t>
            </w:r>
          </w:p>
        </w:tc>
        <w:tc>
          <w:tcPr>
            <w:tcW w:w="3666" w:type="dxa"/>
            <w:tcBorders>
              <w:top w:val="single" w:sz="12" w:space="0" w:color="FFFFFF"/>
              <w:left w:val="single" w:sz="12" w:space="0" w:color="FFFFFF"/>
              <w:bottom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Der Benutzer möchte vom System aktiv bei der Vermittlung unterstützt werden.</w:t>
            </w:r>
          </w:p>
        </w:tc>
      </w:tr>
      <w:tr w:rsidR="00D26579" w:rsidRPr="00266578">
        <w:tc>
          <w:tcPr>
            <w:tcW w:w="362" w:type="dxa"/>
            <w:tcBorders>
              <w:top w:val="single" w:sz="12" w:space="0" w:color="FFFFFF"/>
              <w:bottom w:val="single" w:sz="12" w:space="0" w:color="FFFFFF"/>
              <w:right w:val="single" w:sz="12" w:space="0" w:color="FFFFFF"/>
            </w:tcBorders>
            <w:shd w:val="clear" w:color="auto" w:fill="D9D9D9" w:themeFill="background1" w:themeFillShade="D9"/>
            <w:vAlign w:val="center"/>
          </w:tcPr>
          <w:p w:rsidR="00D26579" w:rsidRPr="00266578" w:rsidRDefault="00D26579">
            <w:pPr>
              <w:pStyle w:val="TabellenInhalt"/>
              <w:jc w:val="center"/>
              <w:rPr>
                <w:rFonts w:asciiTheme="minorHAnsi" w:hAnsiTheme="minorHAnsi" w:cstheme="minorHAnsi"/>
                <w:sz w:val="22"/>
                <w:szCs w:val="22"/>
              </w:rPr>
            </w:pPr>
          </w:p>
        </w:tc>
        <w:tc>
          <w:tcPr>
            <w:tcW w:w="2689" w:type="dxa"/>
            <w:tcBorders>
              <w:top w:val="single" w:sz="12" w:space="0" w:color="FFFFFF"/>
              <w:left w:val="single" w:sz="12" w:space="0" w:color="FFFFFF"/>
              <w:bottom w:val="single" w:sz="12" w:space="0" w:color="FFFFFF"/>
              <w:right w:val="single" w:sz="12" w:space="0" w:color="FFFFFF"/>
            </w:tcBorders>
            <w:shd w:val="clear" w:color="auto" w:fill="D9D9D9" w:themeFill="background1" w:themeFillShade="D9"/>
            <w:tcMar>
              <w:left w:w="-15" w:type="dxa"/>
            </w:tcMar>
            <w:vAlign w:val="center"/>
          </w:tcPr>
          <w:p w:rsidR="00D26579" w:rsidRPr="00266578" w:rsidRDefault="00D26579">
            <w:pPr>
              <w:pStyle w:val="TabellenInhalt"/>
              <w:jc w:val="center"/>
              <w:rPr>
                <w:rFonts w:asciiTheme="minorHAnsi" w:hAnsiTheme="minorHAnsi" w:cstheme="minorHAnsi"/>
                <w:sz w:val="22"/>
                <w:szCs w:val="22"/>
              </w:rPr>
            </w:pPr>
          </w:p>
        </w:tc>
        <w:tc>
          <w:tcPr>
            <w:tcW w:w="1396" w:type="dxa"/>
            <w:tcBorders>
              <w:top w:val="single" w:sz="12" w:space="0" w:color="FFFFFF"/>
              <w:left w:val="single" w:sz="12" w:space="0" w:color="FFFFFF"/>
              <w:bottom w:val="single" w:sz="12" w:space="0" w:color="FFFFFF"/>
              <w:right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Interesse</w:t>
            </w:r>
          </w:p>
        </w:tc>
        <w:tc>
          <w:tcPr>
            <w:tcW w:w="1533" w:type="dxa"/>
            <w:tcBorders>
              <w:top w:val="single" w:sz="12" w:space="0" w:color="FFFFFF"/>
              <w:left w:val="single" w:sz="12" w:space="0" w:color="FFFFFF"/>
              <w:bottom w:val="single" w:sz="12" w:space="0" w:color="FFFFFF"/>
              <w:right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Teilsystem</w:t>
            </w:r>
          </w:p>
        </w:tc>
        <w:tc>
          <w:tcPr>
            <w:tcW w:w="3666" w:type="dxa"/>
            <w:tcBorders>
              <w:top w:val="single" w:sz="12" w:space="0" w:color="FFFFFF"/>
              <w:left w:val="single" w:sz="12" w:space="0" w:color="FFFFFF"/>
              <w:bottom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Der Benutzer möchte, dass das System möglichst wenige und kleine Daten über das Internet austauscht, damit sein mobiles Datenvolumen nicht zu stark belastet wird.</w:t>
            </w:r>
          </w:p>
        </w:tc>
      </w:tr>
      <w:tr w:rsidR="00D26579" w:rsidRPr="00266578">
        <w:tc>
          <w:tcPr>
            <w:tcW w:w="362" w:type="dxa"/>
            <w:tcBorders>
              <w:top w:val="single" w:sz="12" w:space="0" w:color="FFFFFF"/>
              <w:bottom w:val="single" w:sz="12" w:space="0" w:color="FFFFFF"/>
              <w:right w:val="single" w:sz="12" w:space="0" w:color="FFFFFF"/>
            </w:tcBorders>
            <w:shd w:val="clear" w:color="auto" w:fill="F2F2F2" w:themeFill="background1" w:themeFillShade="F2"/>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3</w:t>
            </w:r>
          </w:p>
        </w:tc>
        <w:tc>
          <w:tcPr>
            <w:tcW w:w="2689"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Endverbraucher der Anbauprodukte</w:t>
            </w:r>
          </w:p>
        </w:tc>
        <w:tc>
          <w:tcPr>
            <w:tcW w:w="1396"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Anspruch</w:t>
            </w:r>
          </w:p>
        </w:tc>
        <w:tc>
          <w:tcPr>
            <w:tcW w:w="1533"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Teilsystem</w:t>
            </w:r>
          </w:p>
        </w:tc>
        <w:tc>
          <w:tcPr>
            <w:tcW w:w="3666" w:type="dxa"/>
            <w:tcBorders>
              <w:top w:val="single" w:sz="12" w:space="0" w:color="FFFFFF"/>
              <w:left w:val="single" w:sz="12" w:space="0" w:color="FFFFFF"/>
              <w:bottom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Der Endverbraucher möchte weiterhin seine Produkte konsumieren können, was eine bestimmte Höhe von Ernteerträgen voraussetzt.</w:t>
            </w:r>
          </w:p>
        </w:tc>
      </w:tr>
      <w:tr w:rsidR="00D26579" w:rsidRPr="00266578">
        <w:tc>
          <w:tcPr>
            <w:tcW w:w="362" w:type="dxa"/>
            <w:tcBorders>
              <w:top w:val="single" w:sz="12" w:space="0" w:color="FFFFFF"/>
              <w:bottom w:val="single" w:sz="12" w:space="0" w:color="FFFFFF"/>
              <w:right w:val="single" w:sz="12" w:space="0" w:color="FFFFFF"/>
            </w:tcBorders>
            <w:shd w:val="clear" w:color="auto" w:fill="D9D9D9" w:themeFill="background1" w:themeFillShade="D9"/>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4</w:t>
            </w:r>
          </w:p>
        </w:tc>
        <w:tc>
          <w:tcPr>
            <w:tcW w:w="2689" w:type="dxa"/>
            <w:tcBorders>
              <w:top w:val="single" w:sz="12" w:space="0" w:color="FFFFFF"/>
              <w:left w:val="single" w:sz="12" w:space="0" w:color="FFFFFF"/>
              <w:bottom w:val="single" w:sz="12" w:space="0" w:color="FFFFFF"/>
              <w:right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Hilfsorganisationen</w:t>
            </w:r>
          </w:p>
        </w:tc>
        <w:tc>
          <w:tcPr>
            <w:tcW w:w="1396" w:type="dxa"/>
            <w:tcBorders>
              <w:top w:val="single" w:sz="12" w:space="0" w:color="FFFFFF"/>
              <w:left w:val="single" w:sz="12" w:space="0" w:color="FFFFFF"/>
              <w:bottom w:val="single" w:sz="12" w:space="0" w:color="FFFFFF"/>
              <w:right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Anrecht</w:t>
            </w:r>
          </w:p>
        </w:tc>
        <w:tc>
          <w:tcPr>
            <w:tcW w:w="1533" w:type="dxa"/>
            <w:tcBorders>
              <w:top w:val="single" w:sz="12" w:space="0" w:color="FFFFFF"/>
              <w:left w:val="single" w:sz="12" w:space="0" w:color="FFFFFF"/>
              <w:bottom w:val="single" w:sz="12" w:space="0" w:color="FFFFFF"/>
              <w:right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System</w:t>
            </w:r>
          </w:p>
        </w:tc>
        <w:tc>
          <w:tcPr>
            <w:tcW w:w="3666" w:type="dxa"/>
            <w:tcBorders>
              <w:top w:val="single" w:sz="12" w:space="0" w:color="FFFFFF"/>
              <w:left w:val="single" w:sz="12" w:space="0" w:color="FFFFFF"/>
              <w:bottom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Der Benutzer möchte die Informationen für die Bauern auf dem aktuellsten Stand halten.</w:t>
            </w:r>
          </w:p>
        </w:tc>
      </w:tr>
      <w:tr w:rsidR="00D26579" w:rsidRPr="00266578">
        <w:tc>
          <w:tcPr>
            <w:tcW w:w="362" w:type="dxa"/>
            <w:tcBorders>
              <w:top w:val="single" w:sz="12" w:space="0" w:color="FFFFFF"/>
              <w:bottom w:val="single" w:sz="12" w:space="0" w:color="FFFFFF"/>
              <w:right w:val="single" w:sz="12" w:space="0" w:color="FFFFFF"/>
            </w:tcBorders>
            <w:shd w:val="clear" w:color="auto" w:fill="D9D9D9" w:themeFill="background1" w:themeFillShade="D9"/>
            <w:vAlign w:val="center"/>
          </w:tcPr>
          <w:p w:rsidR="00D26579" w:rsidRPr="00266578" w:rsidRDefault="00D26579">
            <w:pPr>
              <w:pStyle w:val="TabellenInhalt"/>
              <w:jc w:val="center"/>
              <w:rPr>
                <w:rFonts w:asciiTheme="minorHAnsi" w:hAnsiTheme="minorHAnsi" w:cstheme="minorHAnsi"/>
                <w:sz w:val="22"/>
                <w:szCs w:val="22"/>
              </w:rPr>
            </w:pPr>
          </w:p>
        </w:tc>
        <w:tc>
          <w:tcPr>
            <w:tcW w:w="2689" w:type="dxa"/>
            <w:tcBorders>
              <w:top w:val="single" w:sz="12" w:space="0" w:color="FFFFFF"/>
              <w:left w:val="single" w:sz="12" w:space="0" w:color="FFFFFF"/>
              <w:bottom w:val="single" w:sz="12" w:space="0" w:color="FFFFFF"/>
              <w:right w:val="single" w:sz="12" w:space="0" w:color="FFFFFF"/>
            </w:tcBorders>
            <w:shd w:val="clear" w:color="auto" w:fill="D9D9D9" w:themeFill="background1" w:themeFillShade="D9"/>
            <w:tcMar>
              <w:left w:w="-15" w:type="dxa"/>
            </w:tcMar>
            <w:vAlign w:val="center"/>
          </w:tcPr>
          <w:p w:rsidR="00D26579" w:rsidRPr="00266578" w:rsidRDefault="00D26579">
            <w:pPr>
              <w:pStyle w:val="TabellenInhalt"/>
              <w:jc w:val="center"/>
              <w:rPr>
                <w:rFonts w:asciiTheme="minorHAnsi" w:hAnsiTheme="minorHAnsi" w:cstheme="minorHAnsi"/>
                <w:sz w:val="22"/>
                <w:szCs w:val="22"/>
              </w:rPr>
            </w:pPr>
          </w:p>
        </w:tc>
        <w:tc>
          <w:tcPr>
            <w:tcW w:w="1396" w:type="dxa"/>
            <w:tcBorders>
              <w:top w:val="single" w:sz="12" w:space="0" w:color="FFFFFF"/>
              <w:left w:val="single" w:sz="12" w:space="0" w:color="FFFFFF"/>
              <w:bottom w:val="single" w:sz="12" w:space="0" w:color="FFFFFF"/>
              <w:right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Anrecht</w:t>
            </w:r>
          </w:p>
        </w:tc>
        <w:tc>
          <w:tcPr>
            <w:tcW w:w="1533" w:type="dxa"/>
            <w:tcBorders>
              <w:top w:val="single" w:sz="12" w:space="0" w:color="FFFFFF"/>
              <w:left w:val="single" w:sz="12" w:space="0" w:color="FFFFFF"/>
              <w:bottom w:val="single" w:sz="12" w:space="0" w:color="FFFFFF"/>
              <w:right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System</w:t>
            </w:r>
          </w:p>
        </w:tc>
        <w:tc>
          <w:tcPr>
            <w:tcW w:w="3666" w:type="dxa"/>
            <w:tcBorders>
              <w:top w:val="single" w:sz="12" w:space="0" w:color="FFFFFF"/>
              <w:left w:val="single" w:sz="12" w:space="0" w:color="FFFFFF"/>
              <w:bottom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Der Benutzer möchte die Gesamten Lebensumstände der Menschen in Entwicklungsländern verbessern.</w:t>
            </w:r>
          </w:p>
        </w:tc>
      </w:tr>
      <w:tr w:rsidR="00D26579" w:rsidRPr="00266578">
        <w:tc>
          <w:tcPr>
            <w:tcW w:w="362" w:type="dxa"/>
            <w:tcBorders>
              <w:top w:val="single" w:sz="12" w:space="0" w:color="FFFFFF"/>
              <w:bottom w:val="single" w:sz="12" w:space="0" w:color="FFFFFF"/>
              <w:right w:val="single" w:sz="12" w:space="0" w:color="FFFFFF"/>
            </w:tcBorders>
            <w:shd w:val="clear" w:color="auto" w:fill="F2F2F2" w:themeFill="background1" w:themeFillShade="F2"/>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5</w:t>
            </w:r>
          </w:p>
        </w:tc>
        <w:tc>
          <w:tcPr>
            <w:tcW w:w="2689"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Händler</w:t>
            </w:r>
          </w:p>
        </w:tc>
        <w:tc>
          <w:tcPr>
            <w:tcW w:w="1396"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Interesse</w:t>
            </w:r>
          </w:p>
        </w:tc>
        <w:tc>
          <w:tcPr>
            <w:tcW w:w="1533"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Teilsystem</w:t>
            </w:r>
          </w:p>
        </w:tc>
        <w:tc>
          <w:tcPr>
            <w:tcW w:w="3666" w:type="dxa"/>
            <w:tcBorders>
              <w:top w:val="single" w:sz="12" w:space="0" w:color="FFFFFF"/>
              <w:left w:val="single" w:sz="12" w:space="0" w:color="FFFFFF"/>
              <w:bottom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Händler möchten, dass Landwirte höhere Erträge erzielen, damit sie mehr Waren zum Handel zu Verfügung haben.</w:t>
            </w:r>
          </w:p>
        </w:tc>
      </w:tr>
      <w:tr w:rsidR="00D26579" w:rsidRPr="00266578">
        <w:tc>
          <w:tcPr>
            <w:tcW w:w="362" w:type="dxa"/>
            <w:tcBorders>
              <w:top w:val="single" w:sz="12" w:space="0" w:color="FFFFFF"/>
              <w:bottom w:val="single" w:sz="12" w:space="0" w:color="FFFFFF"/>
              <w:right w:val="single" w:sz="12" w:space="0" w:color="FFFFFF"/>
            </w:tcBorders>
            <w:shd w:val="clear" w:color="auto" w:fill="F2F2F2" w:themeFill="background1" w:themeFillShade="F2"/>
            <w:vAlign w:val="center"/>
          </w:tcPr>
          <w:p w:rsidR="00D26579" w:rsidRPr="00266578" w:rsidRDefault="00D26579">
            <w:pPr>
              <w:pStyle w:val="TabellenInhalt"/>
              <w:jc w:val="center"/>
              <w:rPr>
                <w:rFonts w:asciiTheme="minorHAnsi" w:hAnsiTheme="minorHAnsi" w:cstheme="minorHAnsi"/>
                <w:sz w:val="22"/>
                <w:szCs w:val="22"/>
              </w:rPr>
            </w:pPr>
          </w:p>
        </w:tc>
        <w:tc>
          <w:tcPr>
            <w:tcW w:w="2689"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Saatguthändler</w:t>
            </w:r>
          </w:p>
        </w:tc>
        <w:tc>
          <w:tcPr>
            <w:tcW w:w="1396"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Interesse</w:t>
            </w:r>
          </w:p>
        </w:tc>
        <w:tc>
          <w:tcPr>
            <w:tcW w:w="1533"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Teilsystem</w:t>
            </w:r>
          </w:p>
        </w:tc>
        <w:tc>
          <w:tcPr>
            <w:tcW w:w="3666" w:type="dxa"/>
            <w:tcBorders>
              <w:top w:val="single" w:sz="12" w:space="0" w:color="FFFFFF"/>
              <w:left w:val="single" w:sz="12" w:space="0" w:color="FFFFFF"/>
              <w:bottom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Saatguthändler möchten ihre Produkte an die Landwirte vermarkten, um ihren Umsatz zu steigern.</w:t>
            </w:r>
          </w:p>
        </w:tc>
      </w:tr>
      <w:tr w:rsidR="00D26579" w:rsidRPr="00266578">
        <w:tc>
          <w:tcPr>
            <w:tcW w:w="362" w:type="dxa"/>
            <w:tcBorders>
              <w:top w:val="single" w:sz="12" w:space="0" w:color="FFFFFF"/>
              <w:bottom w:val="single" w:sz="12" w:space="0" w:color="FFFFFF"/>
              <w:right w:val="single" w:sz="12" w:space="0" w:color="FFFFFF"/>
            </w:tcBorders>
            <w:shd w:val="clear" w:color="auto" w:fill="F2F2F2" w:themeFill="background1" w:themeFillShade="F2"/>
            <w:vAlign w:val="center"/>
          </w:tcPr>
          <w:p w:rsidR="00D26579" w:rsidRPr="00266578" w:rsidRDefault="00D26579">
            <w:pPr>
              <w:pStyle w:val="TabellenInhalt"/>
              <w:jc w:val="center"/>
              <w:rPr>
                <w:rFonts w:asciiTheme="minorHAnsi" w:hAnsiTheme="minorHAnsi" w:cstheme="minorHAnsi"/>
                <w:sz w:val="22"/>
                <w:szCs w:val="22"/>
              </w:rPr>
            </w:pPr>
          </w:p>
        </w:tc>
        <w:tc>
          <w:tcPr>
            <w:tcW w:w="2689"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Produkthändler</w:t>
            </w:r>
          </w:p>
        </w:tc>
        <w:tc>
          <w:tcPr>
            <w:tcW w:w="1396"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Interesse</w:t>
            </w:r>
          </w:p>
        </w:tc>
        <w:tc>
          <w:tcPr>
            <w:tcW w:w="1533"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Teilsystem</w:t>
            </w:r>
          </w:p>
        </w:tc>
        <w:tc>
          <w:tcPr>
            <w:tcW w:w="3666" w:type="dxa"/>
            <w:tcBorders>
              <w:top w:val="single" w:sz="12" w:space="0" w:color="FFFFFF"/>
              <w:left w:val="single" w:sz="12" w:space="0" w:color="FFFFFF"/>
              <w:bottom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Produkthändler möchten Produkte von den Landwirten erwerben, um sie auf den lokalen Märkten weiter zu verkaufen.</w:t>
            </w:r>
          </w:p>
        </w:tc>
      </w:tr>
      <w:tr w:rsidR="00D26579" w:rsidRPr="00266578">
        <w:tc>
          <w:tcPr>
            <w:tcW w:w="362" w:type="dxa"/>
            <w:tcBorders>
              <w:top w:val="single" w:sz="12" w:space="0" w:color="FFFFFF"/>
              <w:bottom w:val="single" w:sz="12" w:space="0" w:color="FFFFFF"/>
              <w:right w:val="single" w:sz="12" w:space="0" w:color="FFFFFF"/>
            </w:tcBorders>
            <w:shd w:val="clear" w:color="auto" w:fill="F2F2F2" w:themeFill="background1" w:themeFillShade="F2"/>
            <w:vAlign w:val="center"/>
          </w:tcPr>
          <w:p w:rsidR="00D26579" w:rsidRPr="00266578" w:rsidRDefault="00D26579">
            <w:pPr>
              <w:pStyle w:val="TabellenInhalt"/>
              <w:jc w:val="center"/>
              <w:rPr>
                <w:rFonts w:asciiTheme="minorHAnsi" w:hAnsiTheme="minorHAnsi" w:cstheme="minorHAnsi"/>
                <w:sz w:val="22"/>
                <w:szCs w:val="22"/>
              </w:rPr>
            </w:pPr>
          </w:p>
        </w:tc>
        <w:tc>
          <w:tcPr>
            <w:tcW w:w="2689"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D26579">
            <w:pPr>
              <w:pStyle w:val="TabellenInhalt"/>
              <w:jc w:val="center"/>
              <w:rPr>
                <w:rFonts w:asciiTheme="minorHAnsi" w:hAnsiTheme="minorHAnsi" w:cstheme="minorHAnsi"/>
                <w:sz w:val="22"/>
                <w:szCs w:val="22"/>
              </w:rPr>
            </w:pPr>
          </w:p>
        </w:tc>
        <w:tc>
          <w:tcPr>
            <w:tcW w:w="1396"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Interesse</w:t>
            </w:r>
          </w:p>
        </w:tc>
        <w:tc>
          <w:tcPr>
            <w:tcW w:w="1533"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Teilsystem</w:t>
            </w:r>
          </w:p>
        </w:tc>
        <w:tc>
          <w:tcPr>
            <w:tcW w:w="3666" w:type="dxa"/>
            <w:tcBorders>
              <w:top w:val="single" w:sz="12" w:space="0" w:color="FFFFFF"/>
              <w:left w:val="single" w:sz="12" w:space="0" w:color="FFFFFF"/>
              <w:bottom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 xml:space="preserve">Produkthändler möchten den Produzenten Produkte verkaufen, welche sie selbst nicht anbauen. </w:t>
            </w:r>
          </w:p>
        </w:tc>
      </w:tr>
      <w:tr w:rsidR="00D26579" w:rsidRPr="00266578">
        <w:tc>
          <w:tcPr>
            <w:tcW w:w="362" w:type="dxa"/>
            <w:tcBorders>
              <w:top w:val="single" w:sz="12" w:space="0" w:color="FFFFFF"/>
              <w:bottom w:val="single" w:sz="12" w:space="0" w:color="FFFFFF"/>
              <w:right w:val="single" w:sz="12" w:space="0" w:color="FFFFFF"/>
            </w:tcBorders>
            <w:shd w:val="clear" w:color="auto" w:fill="F2F2F2" w:themeFill="background1" w:themeFillShade="F2"/>
            <w:vAlign w:val="center"/>
          </w:tcPr>
          <w:p w:rsidR="00D26579" w:rsidRPr="00266578" w:rsidRDefault="00D26579">
            <w:pPr>
              <w:pStyle w:val="TabellenInhalt"/>
              <w:jc w:val="center"/>
              <w:rPr>
                <w:rFonts w:asciiTheme="minorHAnsi" w:hAnsiTheme="minorHAnsi" w:cstheme="minorHAnsi"/>
                <w:sz w:val="22"/>
                <w:szCs w:val="22"/>
              </w:rPr>
            </w:pPr>
          </w:p>
        </w:tc>
        <w:tc>
          <w:tcPr>
            <w:tcW w:w="2689"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Düngemittel-Händler</w:t>
            </w:r>
          </w:p>
        </w:tc>
        <w:tc>
          <w:tcPr>
            <w:tcW w:w="1396"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Interesse</w:t>
            </w:r>
          </w:p>
        </w:tc>
        <w:tc>
          <w:tcPr>
            <w:tcW w:w="1533"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Teilsystem</w:t>
            </w:r>
          </w:p>
        </w:tc>
        <w:tc>
          <w:tcPr>
            <w:tcW w:w="3666" w:type="dxa"/>
            <w:tcBorders>
              <w:top w:val="single" w:sz="12" w:space="0" w:color="FFFFFF"/>
              <w:left w:val="single" w:sz="12" w:space="0" w:color="FFFFFF"/>
              <w:bottom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Händler möchten ihre Düngemittel vermarkten, um höhere Erträge zu erzielen und den Umsatz zu steigern.</w:t>
            </w:r>
          </w:p>
        </w:tc>
      </w:tr>
      <w:tr w:rsidR="00D26579" w:rsidRPr="00266578">
        <w:tc>
          <w:tcPr>
            <w:tcW w:w="362" w:type="dxa"/>
            <w:tcBorders>
              <w:top w:val="single" w:sz="12" w:space="0" w:color="FFFFFF"/>
              <w:bottom w:val="single" w:sz="12" w:space="0" w:color="FFFFFF"/>
              <w:right w:val="single" w:sz="12" w:space="0" w:color="FFFFFF"/>
            </w:tcBorders>
            <w:shd w:val="clear" w:color="auto" w:fill="D9D9D9" w:themeFill="background1" w:themeFillShade="D9"/>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6</w:t>
            </w:r>
          </w:p>
        </w:tc>
        <w:tc>
          <w:tcPr>
            <w:tcW w:w="2689" w:type="dxa"/>
            <w:tcBorders>
              <w:top w:val="single" w:sz="12" w:space="0" w:color="FFFFFF"/>
              <w:left w:val="single" w:sz="12" w:space="0" w:color="FFFFFF"/>
              <w:bottom w:val="single" w:sz="12" w:space="0" w:color="FFFFFF"/>
              <w:right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Regierung</w:t>
            </w:r>
          </w:p>
        </w:tc>
        <w:tc>
          <w:tcPr>
            <w:tcW w:w="1396" w:type="dxa"/>
            <w:tcBorders>
              <w:top w:val="single" w:sz="12" w:space="0" w:color="FFFFFF"/>
              <w:left w:val="single" w:sz="12" w:space="0" w:color="FFFFFF"/>
              <w:bottom w:val="single" w:sz="12" w:space="0" w:color="FFFFFF"/>
              <w:right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Interesse</w:t>
            </w:r>
          </w:p>
        </w:tc>
        <w:tc>
          <w:tcPr>
            <w:tcW w:w="1533" w:type="dxa"/>
            <w:tcBorders>
              <w:top w:val="single" w:sz="12" w:space="0" w:color="FFFFFF"/>
              <w:left w:val="single" w:sz="12" w:space="0" w:color="FFFFFF"/>
              <w:bottom w:val="single" w:sz="12" w:space="0" w:color="FFFFFF"/>
              <w:right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Teilsystem</w:t>
            </w:r>
          </w:p>
        </w:tc>
        <w:tc>
          <w:tcPr>
            <w:tcW w:w="3666" w:type="dxa"/>
            <w:tcBorders>
              <w:top w:val="single" w:sz="12" w:space="0" w:color="FFFFFF"/>
              <w:left w:val="single" w:sz="12" w:space="0" w:color="FFFFFF"/>
              <w:bottom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Die Regierung möchte die Wirtschaft in ihrem Land nachhaltig unterstützen und verbessern, um die Lebensumstände der Bevölkerung zu verbessern.</w:t>
            </w:r>
          </w:p>
        </w:tc>
      </w:tr>
      <w:tr w:rsidR="00D26579" w:rsidRPr="00266578">
        <w:tc>
          <w:tcPr>
            <w:tcW w:w="362" w:type="dxa"/>
            <w:tcBorders>
              <w:top w:val="single" w:sz="12" w:space="0" w:color="FFFFFF"/>
              <w:bottom w:val="single" w:sz="12" w:space="0" w:color="FFFFFF"/>
              <w:right w:val="single" w:sz="12" w:space="0" w:color="FFFFFF"/>
            </w:tcBorders>
            <w:shd w:val="clear" w:color="auto" w:fill="F2F2F2" w:themeFill="background1" w:themeFillShade="F2"/>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7</w:t>
            </w:r>
          </w:p>
        </w:tc>
        <w:tc>
          <w:tcPr>
            <w:tcW w:w="2689"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Kreditinstitute</w:t>
            </w:r>
          </w:p>
        </w:tc>
        <w:tc>
          <w:tcPr>
            <w:tcW w:w="1396"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Interesse</w:t>
            </w:r>
          </w:p>
        </w:tc>
        <w:tc>
          <w:tcPr>
            <w:tcW w:w="1533"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Teilsystem</w:t>
            </w:r>
          </w:p>
        </w:tc>
        <w:tc>
          <w:tcPr>
            <w:tcW w:w="3666" w:type="dxa"/>
            <w:tcBorders>
              <w:top w:val="single" w:sz="12" w:space="0" w:color="FFFFFF"/>
              <w:left w:val="single" w:sz="12" w:space="0" w:color="FFFFFF"/>
              <w:bottom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Kreditinstitute möchten Kredite an die Bauern vergeben um Einnahmen zu erzielen.</w:t>
            </w:r>
          </w:p>
        </w:tc>
      </w:tr>
      <w:tr w:rsidR="00D26579" w:rsidRPr="00266578">
        <w:tc>
          <w:tcPr>
            <w:tcW w:w="362" w:type="dxa"/>
            <w:tcBorders>
              <w:top w:val="single" w:sz="12" w:space="0" w:color="FFFFFF"/>
              <w:bottom w:val="single" w:sz="12" w:space="0" w:color="FFFFFF"/>
              <w:right w:val="single" w:sz="12" w:space="0" w:color="FFFFFF"/>
            </w:tcBorders>
            <w:shd w:val="clear" w:color="auto" w:fill="F2F2F2" w:themeFill="background1" w:themeFillShade="F2"/>
            <w:vAlign w:val="center"/>
          </w:tcPr>
          <w:p w:rsidR="00D26579" w:rsidRPr="00266578" w:rsidRDefault="00D26579">
            <w:pPr>
              <w:pStyle w:val="TabellenInhalt"/>
              <w:jc w:val="center"/>
              <w:rPr>
                <w:rFonts w:asciiTheme="minorHAnsi" w:hAnsiTheme="minorHAnsi" w:cstheme="minorHAnsi"/>
                <w:sz w:val="22"/>
                <w:szCs w:val="22"/>
              </w:rPr>
            </w:pPr>
          </w:p>
        </w:tc>
        <w:tc>
          <w:tcPr>
            <w:tcW w:w="2689"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D26579">
            <w:pPr>
              <w:pStyle w:val="TabellenInhalt"/>
              <w:jc w:val="center"/>
              <w:rPr>
                <w:rFonts w:asciiTheme="minorHAnsi" w:hAnsiTheme="minorHAnsi" w:cstheme="minorHAnsi"/>
                <w:sz w:val="22"/>
                <w:szCs w:val="22"/>
              </w:rPr>
            </w:pPr>
          </w:p>
        </w:tc>
        <w:tc>
          <w:tcPr>
            <w:tcW w:w="1396"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Interesse</w:t>
            </w:r>
          </w:p>
        </w:tc>
        <w:tc>
          <w:tcPr>
            <w:tcW w:w="1533"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Teilsystem</w:t>
            </w:r>
          </w:p>
        </w:tc>
        <w:tc>
          <w:tcPr>
            <w:tcW w:w="3666" w:type="dxa"/>
            <w:tcBorders>
              <w:top w:val="single" w:sz="12" w:space="0" w:color="FFFFFF"/>
              <w:left w:val="single" w:sz="12" w:space="0" w:color="FFFFFF"/>
              <w:bottom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Kreditinstitute möchten, dass Bauern ihr Geld bei der Bank anlegen, welches ihr dann zur Verfügung steht.</w:t>
            </w:r>
          </w:p>
        </w:tc>
      </w:tr>
      <w:tr w:rsidR="00D26579" w:rsidRPr="00266578">
        <w:trPr>
          <w:trHeight w:val="425"/>
        </w:trPr>
        <w:tc>
          <w:tcPr>
            <w:tcW w:w="362" w:type="dxa"/>
            <w:tcBorders>
              <w:top w:val="single" w:sz="12" w:space="0" w:color="FFFFFF"/>
              <w:bottom w:val="single" w:sz="12" w:space="0" w:color="FFFFFF"/>
              <w:right w:val="single" w:sz="12" w:space="0" w:color="FFFFFF"/>
            </w:tcBorders>
            <w:shd w:val="clear" w:color="auto" w:fill="D9D9D9" w:themeFill="background1" w:themeFillShade="D9"/>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8</w:t>
            </w:r>
          </w:p>
        </w:tc>
        <w:tc>
          <w:tcPr>
            <w:tcW w:w="2689" w:type="dxa"/>
            <w:tcBorders>
              <w:top w:val="single" w:sz="12" w:space="0" w:color="FFFFFF"/>
              <w:left w:val="single" w:sz="12" w:space="0" w:color="FFFFFF"/>
              <w:bottom w:val="single" w:sz="12" w:space="0" w:color="FFFFFF"/>
              <w:right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Spender/Investoren</w:t>
            </w:r>
          </w:p>
        </w:tc>
        <w:tc>
          <w:tcPr>
            <w:tcW w:w="1396" w:type="dxa"/>
            <w:tcBorders>
              <w:top w:val="single" w:sz="12" w:space="0" w:color="FFFFFF"/>
              <w:left w:val="single" w:sz="12" w:space="0" w:color="FFFFFF"/>
              <w:bottom w:val="single" w:sz="12" w:space="0" w:color="FFFFFF"/>
              <w:right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Anrecht</w:t>
            </w:r>
          </w:p>
        </w:tc>
        <w:tc>
          <w:tcPr>
            <w:tcW w:w="1533" w:type="dxa"/>
            <w:tcBorders>
              <w:top w:val="single" w:sz="12" w:space="0" w:color="FFFFFF"/>
              <w:left w:val="single" w:sz="12" w:space="0" w:color="FFFFFF"/>
              <w:bottom w:val="single" w:sz="12" w:space="0" w:color="FFFFFF"/>
              <w:right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System</w:t>
            </w:r>
          </w:p>
        </w:tc>
        <w:tc>
          <w:tcPr>
            <w:tcW w:w="3666" w:type="dxa"/>
            <w:tcBorders>
              <w:top w:val="single" w:sz="12" w:space="0" w:color="FFFFFF"/>
              <w:left w:val="single" w:sz="12" w:space="0" w:color="FFFFFF"/>
              <w:bottom w:val="single" w:sz="12" w:space="0" w:color="FFFFFF"/>
            </w:tcBorders>
            <w:shd w:val="clear" w:color="auto" w:fill="D9D9D9" w:themeFill="background1" w:themeFillShade="D9"/>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Spender und Investoren möchten die Lebensumstände von Menschen in Entwicklungsländern nachhaltig verbessern.</w:t>
            </w:r>
          </w:p>
        </w:tc>
      </w:tr>
      <w:tr w:rsidR="00D26579" w:rsidRPr="00266578">
        <w:trPr>
          <w:trHeight w:val="425"/>
        </w:trPr>
        <w:tc>
          <w:tcPr>
            <w:tcW w:w="362" w:type="dxa"/>
            <w:tcBorders>
              <w:top w:val="single" w:sz="12" w:space="0" w:color="FFFFFF"/>
              <w:bottom w:val="single" w:sz="12" w:space="0" w:color="FFFFFF"/>
              <w:right w:val="single" w:sz="12" w:space="0" w:color="FFFFFF"/>
            </w:tcBorders>
            <w:shd w:val="clear" w:color="auto" w:fill="F2F2F2" w:themeFill="background1" w:themeFillShade="F2"/>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9</w:t>
            </w:r>
          </w:p>
        </w:tc>
        <w:tc>
          <w:tcPr>
            <w:tcW w:w="2689"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Telekommunikationsanbieter</w:t>
            </w:r>
          </w:p>
        </w:tc>
        <w:tc>
          <w:tcPr>
            <w:tcW w:w="1396"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Interesse</w:t>
            </w:r>
          </w:p>
        </w:tc>
        <w:tc>
          <w:tcPr>
            <w:tcW w:w="1533" w:type="dxa"/>
            <w:tcBorders>
              <w:top w:val="single" w:sz="12" w:space="0" w:color="FFFFFF"/>
              <w:left w:val="single" w:sz="12" w:space="0" w:color="FFFFFF"/>
              <w:bottom w:val="single" w:sz="12" w:space="0" w:color="FFFFFF"/>
              <w:right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Teilsystem</w:t>
            </w:r>
          </w:p>
        </w:tc>
        <w:tc>
          <w:tcPr>
            <w:tcW w:w="3666" w:type="dxa"/>
            <w:tcBorders>
              <w:top w:val="single" w:sz="12" w:space="0" w:color="FFFFFF"/>
              <w:left w:val="single" w:sz="12" w:space="0" w:color="FFFFFF"/>
              <w:bottom w:val="single" w:sz="12" w:space="0" w:color="FFFFFF"/>
            </w:tcBorders>
            <w:shd w:val="clear" w:color="auto" w:fill="F2F2F2" w:themeFill="background1" w:themeFillShade="F2"/>
            <w:tcMar>
              <w:left w:w="-15" w:type="dxa"/>
            </w:tcMar>
            <w:vAlign w:val="center"/>
          </w:tcPr>
          <w:p w:rsidR="00D26579" w:rsidRPr="00266578" w:rsidRDefault="00645572">
            <w:pPr>
              <w:pStyle w:val="TabellenInhalt"/>
              <w:jc w:val="center"/>
              <w:rPr>
                <w:rFonts w:asciiTheme="minorHAnsi" w:hAnsiTheme="minorHAnsi" w:cstheme="minorHAnsi"/>
                <w:sz w:val="22"/>
                <w:szCs w:val="22"/>
              </w:rPr>
            </w:pPr>
            <w:r w:rsidRPr="00266578">
              <w:rPr>
                <w:rFonts w:asciiTheme="minorHAnsi" w:hAnsiTheme="minorHAnsi" w:cstheme="minorHAnsi"/>
                <w:sz w:val="22"/>
                <w:szCs w:val="22"/>
              </w:rPr>
              <w:t>Telekommunikationsanbieter möchten mit der Regierung kooperieren, um das Datenvolumen für dieses System nicht zu belasten. In ihrem Interesse ist es die Landwirtschaft zu fördern und die Lebensbedingungen der Menschen zu verbessern.</w:t>
            </w:r>
          </w:p>
        </w:tc>
      </w:tr>
    </w:tbl>
    <w:p w:rsidR="00D26579" w:rsidRPr="00266578" w:rsidRDefault="00D26579">
      <w:pPr>
        <w:spacing w:after="240" w:line="276" w:lineRule="auto"/>
        <w:rPr>
          <w:ins w:id="50" w:author="Unbekannter Autor" w:date="2017-05-12T23:03:00Z"/>
          <w:rFonts w:cstheme="minorHAnsi"/>
        </w:rPr>
      </w:pPr>
    </w:p>
    <w:p w:rsidR="00D26579" w:rsidRPr="00266578" w:rsidRDefault="00645572">
      <w:pPr>
        <w:pStyle w:val="berschrift1"/>
        <w:numPr>
          <w:ilvl w:val="0"/>
          <w:numId w:val="1"/>
        </w:numPr>
        <w:spacing w:before="0" w:after="240" w:line="276" w:lineRule="auto"/>
        <w:rPr>
          <w:rFonts w:cstheme="minorHAnsi"/>
        </w:rPr>
      </w:pPr>
      <w:bookmarkStart w:id="51" w:name="_Toc482625749"/>
      <w:r w:rsidRPr="00266578">
        <w:rPr>
          <w:rFonts w:cstheme="minorHAnsi"/>
          <w:noProof/>
          <w:lang w:eastAsia="de-DE"/>
        </w:rPr>
        <w:lastRenderedPageBreak/>
        <mc:AlternateContent>
          <mc:Choice Requires="wps">
            <w:drawing>
              <wp:anchor distT="0" distB="0" distL="114300" distR="114300" simplePos="0" relativeHeight="4294966280" behindDoc="0" locked="0" layoutInCell="1" allowOverlap="1" wp14:anchorId="021B0CBD" wp14:editId="62C44E21">
                <wp:simplePos x="0" y="0"/>
                <wp:positionH relativeFrom="margin">
                  <wp:posOffset>250190</wp:posOffset>
                </wp:positionH>
                <wp:positionV relativeFrom="paragraph">
                  <wp:posOffset>220032</wp:posOffset>
                </wp:positionV>
                <wp:extent cx="5674360" cy="43815"/>
                <wp:effectExtent l="0" t="0" r="21590" b="32385"/>
                <wp:wrapNone/>
                <wp:docPr id="12" name="Gerader Verbinder 7"/>
                <wp:cNvGraphicFramePr/>
                <a:graphic xmlns:a="http://schemas.openxmlformats.org/drawingml/2006/main">
                  <a:graphicData uri="http://schemas.microsoft.com/office/word/2010/wordprocessingShape">
                    <wps:wsp>
                      <wps:cNvCnPr/>
                      <wps:spPr>
                        <a:xfrm flipV="1">
                          <a:off x="0" y="0"/>
                          <a:ext cx="5674360" cy="43815"/>
                        </a:xfrm>
                        <a:prstGeom prst="line">
                          <a:avLst/>
                        </a:prstGeom>
                        <a:ln w="19080">
                          <a:solidFill>
                            <a:schemeClr val="bg1">
                              <a:lumMod val="85000"/>
                            </a:schemeClr>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33B1816D" id="Gerader Verbinder 7" o:spid="_x0000_s1026" style="position:absolute;flip:y;z-index:-1016;visibility:visible;mso-wrap-style:square;mso-wrap-distance-left:9pt;mso-wrap-distance-top:0;mso-wrap-distance-right:9pt;mso-wrap-distance-bottom:0;mso-position-horizontal:absolute;mso-position-horizontal-relative:margin;mso-position-vertical:absolute;mso-position-vertical-relative:text" from="19.7pt,17.35pt" to="466.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" strokecolor="#d8d8d8 [2732]" strokeweight=".53mm">
                <v:stroke joinstyle="miter"/>
                <w10:wrap anchorx="margin"/>
              </v:line>
            </w:pict>
          </mc:Fallback>
        </mc:AlternateContent>
      </w:r>
      <w:r w:rsidRPr="00266578">
        <w:rPr>
          <w:rFonts w:cstheme="minorHAnsi"/>
        </w:rPr>
        <w:t>Zielhierarchie</w:t>
      </w:r>
      <w:bookmarkEnd w:id="51"/>
    </w:p>
    <w:p w:rsidR="00D26579" w:rsidRPr="00266578" w:rsidRDefault="00645572">
      <w:pPr>
        <w:spacing w:line="276" w:lineRule="auto"/>
        <w:rPr>
          <w:rFonts w:cstheme="minorHAnsi"/>
        </w:rPr>
      </w:pPr>
      <w:r w:rsidRPr="00266578">
        <w:rPr>
          <w:rFonts w:cstheme="minorHAnsi"/>
        </w:rPr>
        <w:t>Im Folgenden werden die Entwicklungsziele erläutert. Dabei werden diese in strategische, taktische und operative Ziele gegliedert.</w:t>
      </w:r>
    </w:p>
    <w:p w:rsidR="00D26579" w:rsidRPr="00266578" w:rsidRDefault="00645572">
      <w:pPr>
        <w:pStyle w:val="berschrift2"/>
        <w:numPr>
          <w:ilvl w:val="1"/>
          <w:numId w:val="1"/>
        </w:numPr>
        <w:spacing w:before="0" w:after="240" w:line="276" w:lineRule="auto"/>
        <w:rPr>
          <w:rFonts w:cstheme="minorHAnsi"/>
        </w:rPr>
      </w:pPr>
      <w:bookmarkStart w:id="52" w:name="_Toc482625750"/>
      <w:r w:rsidRPr="00266578">
        <w:rPr>
          <w:rFonts w:cstheme="minorHAnsi"/>
        </w:rPr>
        <w:t>Operative Ziele</w:t>
      </w:r>
      <w:bookmarkEnd w:id="52"/>
    </w:p>
    <w:p w:rsidR="00D26579" w:rsidRPr="00266578" w:rsidRDefault="00645572">
      <w:pPr>
        <w:spacing w:after="0" w:line="360" w:lineRule="auto"/>
        <w:rPr>
          <w:rFonts w:cstheme="minorHAnsi"/>
        </w:rPr>
      </w:pPr>
      <w:r w:rsidRPr="00266578">
        <w:rPr>
          <w:rFonts w:cstheme="minorHAnsi"/>
        </w:rPr>
        <w:t xml:space="preserve">• Der Projektplan muss erstellt und gepflegt werden. Dabei muss der </w:t>
      </w:r>
      <w:proofErr w:type="spellStart"/>
      <w:r w:rsidRPr="00266578">
        <w:rPr>
          <w:rFonts w:cstheme="minorHAnsi"/>
        </w:rPr>
        <w:t>Workload</w:t>
      </w:r>
      <w:proofErr w:type="spellEnd"/>
      <w:r w:rsidRPr="00266578">
        <w:rPr>
          <w:rFonts w:cstheme="minorHAnsi"/>
        </w:rPr>
        <w:t xml:space="preserve"> von 600 Stunden verteilt werden.</w:t>
      </w:r>
    </w:p>
    <w:p w:rsidR="00D26579" w:rsidRPr="00266578" w:rsidRDefault="00645572">
      <w:pPr>
        <w:spacing w:after="0" w:line="360" w:lineRule="auto"/>
        <w:rPr>
          <w:rFonts w:cstheme="minorHAnsi"/>
        </w:rPr>
      </w:pPr>
      <w:r w:rsidRPr="00266578">
        <w:rPr>
          <w:rFonts w:cstheme="minorHAnsi"/>
        </w:rPr>
        <w:t xml:space="preserve">• Ein Rapid-Prototype muss entstehen, um mindestens einen </w:t>
      </w:r>
      <w:proofErr w:type="spellStart"/>
      <w:r w:rsidRPr="00266578">
        <w:rPr>
          <w:rFonts w:cstheme="minorHAnsi"/>
        </w:rPr>
        <w:t>PoC</w:t>
      </w:r>
      <w:proofErr w:type="spellEnd"/>
      <w:r w:rsidRPr="00266578">
        <w:rPr>
          <w:rFonts w:cstheme="minorHAnsi"/>
        </w:rPr>
        <w:t xml:space="preserve"> zu demonstrieren.</w:t>
      </w:r>
    </w:p>
    <w:p w:rsidR="00D26579" w:rsidRPr="00266578" w:rsidRDefault="00645572">
      <w:pPr>
        <w:spacing w:after="0" w:line="360" w:lineRule="auto"/>
        <w:rPr>
          <w:rFonts w:cstheme="minorHAnsi"/>
        </w:rPr>
      </w:pPr>
      <w:r w:rsidRPr="00266578">
        <w:rPr>
          <w:rFonts w:cstheme="minorHAnsi"/>
        </w:rPr>
        <w:t>• Im präskriptiven Kommunikationsmodell müssen die mit dem System direkt interagierenden Stakeholder dargestellt werden.</w:t>
      </w:r>
    </w:p>
    <w:p w:rsidR="00D26579" w:rsidRPr="00266578" w:rsidRDefault="00645572">
      <w:pPr>
        <w:spacing w:after="0" w:line="360" w:lineRule="auto"/>
        <w:rPr>
          <w:rFonts w:cstheme="minorHAnsi"/>
        </w:rPr>
      </w:pPr>
      <w:r w:rsidRPr="00266578">
        <w:rPr>
          <w:rFonts w:cstheme="minorHAnsi"/>
        </w:rPr>
        <w:t>• Es muss sich auf ein Vorgehensmodell beschränkt werden, welches auf das Projekt skaliert wird. Dazu müssen alle notwendigen Artefakte erstellt werden.</w:t>
      </w:r>
    </w:p>
    <w:p w:rsidR="00D26579" w:rsidRPr="00266578" w:rsidRDefault="00645572">
      <w:pPr>
        <w:spacing w:after="0" w:line="360" w:lineRule="auto"/>
        <w:rPr>
          <w:rFonts w:cstheme="minorHAnsi"/>
        </w:rPr>
      </w:pPr>
      <w:r w:rsidRPr="00266578">
        <w:rPr>
          <w:rFonts w:cstheme="minorHAnsi"/>
        </w:rPr>
        <w:t>• In der Domänenrecherche müssen alle wichtigen Punkte zur weiteren Entwicklung erfasst werden.</w:t>
      </w:r>
    </w:p>
    <w:p w:rsidR="00D26579" w:rsidRPr="00266578" w:rsidRDefault="00645572">
      <w:pPr>
        <w:spacing w:after="0" w:line="360" w:lineRule="auto"/>
        <w:rPr>
          <w:rFonts w:cstheme="minorHAnsi"/>
        </w:rPr>
      </w:pPr>
      <w:r w:rsidRPr="00266578">
        <w:rPr>
          <w:rFonts w:cstheme="minorHAnsi"/>
        </w:rPr>
        <w:t>• Bei der Spezifizierung der Risiken sollen bereits Gegenmaßnahmen für das Auftreten eines Risikos festgelegt werden.</w:t>
      </w:r>
    </w:p>
    <w:p w:rsidR="00D26579" w:rsidRPr="00266578" w:rsidRDefault="00645572">
      <w:pPr>
        <w:spacing w:after="0" w:line="360" w:lineRule="auto"/>
        <w:rPr>
          <w:rFonts w:cstheme="minorHAnsi"/>
        </w:rPr>
      </w:pPr>
      <w:r w:rsidRPr="00266578">
        <w:rPr>
          <w:rFonts w:cstheme="minorHAnsi"/>
        </w:rPr>
        <w:t>• Es müssen Anforderungen an das System spezifiziert werden. Diese sollen in funktionale, organisationale, qualitative und technischen Anforderungen gegliedert werden.</w:t>
      </w:r>
    </w:p>
    <w:p w:rsidR="00D26579" w:rsidRPr="00266578" w:rsidRDefault="00645572">
      <w:pPr>
        <w:spacing w:after="0" w:line="360" w:lineRule="auto"/>
        <w:rPr>
          <w:rFonts w:cstheme="minorHAnsi"/>
        </w:rPr>
      </w:pPr>
      <w:r w:rsidRPr="00266578">
        <w:rPr>
          <w:rFonts w:cstheme="minorHAnsi"/>
        </w:rPr>
        <w:t>• Es soll ein Style Guide entwickelt werden, welcher die Entwicklung des User Interfaces bestimmt.</w:t>
      </w:r>
    </w:p>
    <w:p w:rsidR="00D26579" w:rsidRPr="00266578" w:rsidRDefault="00645572">
      <w:pPr>
        <w:spacing w:after="0" w:line="360" w:lineRule="auto"/>
        <w:rPr>
          <w:rFonts w:cstheme="minorHAnsi"/>
        </w:rPr>
      </w:pPr>
      <w:r w:rsidRPr="00266578">
        <w:rPr>
          <w:rFonts w:cstheme="minorHAnsi"/>
        </w:rPr>
        <w:t>• Jeder Projektfortschritt muss in der Dokumentation festgehalten werden.</w:t>
      </w:r>
    </w:p>
    <w:p w:rsidR="00D26579" w:rsidRPr="00266578" w:rsidRDefault="00645572">
      <w:pPr>
        <w:spacing w:line="360" w:lineRule="auto"/>
        <w:rPr>
          <w:rFonts w:cstheme="minorHAnsi"/>
        </w:rPr>
      </w:pPr>
      <w:r w:rsidRPr="00266578">
        <w:rPr>
          <w:rFonts w:cstheme="minorHAnsi"/>
        </w:rPr>
        <w:t>• Das Projekt soll so konzeptioniert sein, dass eine gute Basis geschaffen wird um das System mit weiteren Features ausstatten zu können</w:t>
      </w:r>
    </w:p>
    <w:p w:rsidR="00D26579" w:rsidRPr="00266578" w:rsidRDefault="00645572">
      <w:pPr>
        <w:pStyle w:val="berschrift2"/>
        <w:numPr>
          <w:ilvl w:val="1"/>
          <w:numId w:val="1"/>
        </w:numPr>
        <w:spacing w:before="0" w:after="240" w:line="276" w:lineRule="auto"/>
        <w:rPr>
          <w:rFonts w:cstheme="minorHAnsi"/>
        </w:rPr>
      </w:pPr>
      <w:bookmarkStart w:id="53" w:name="_Toc482625751"/>
      <w:r w:rsidRPr="00266578">
        <w:rPr>
          <w:rFonts w:cstheme="minorHAnsi"/>
        </w:rPr>
        <w:t>Taktische Ziele</w:t>
      </w:r>
      <w:bookmarkEnd w:id="53"/>
    </w:p>
    <w:p w:rsidR="00D26579" w:rsidRPr="00266578" w:rsidRDefault="00645572">
      <w:pPr>
        <w:spacing w:after="0" w:line="360" w:lineRule="auto"/>
        <w:rPr>
          <w:rFonts w:cstheme="minorHAnsi"/>
        </w:rPr>
      </w:pPr>
      <w:r w:rsidRPr="00266578">
        <w:rPr>
          <w:rFonts w:cstheme="minorHAnsi"/>
        </w:rPr>
        <w:t>• Der Projektplan soll eingehalten werden.</w:t>
      </w:r>
    </w:p>
    <w:p w:rsidR="00D26579" w:rsidRPr="00266578" w:rsidRDefault="00645572">
      <w:pPr>
        <w:spacing w:after="0" w:line="360" w:lineRule="auto"/>
        <w:rPr>
          <w:rFonts w:cstheme="minorHAnsi"/>
        </w:rPr>
      </w:pPr>
      <w:r w:rsidRPr="00266578">
        <w:rPr>
          <w:rFonts w:cstheme="minorHAnsi"/>
        </w:rPr>
        <w:t xml:space="preserve">• </w:t>
      </w:r>
      <w:proofErr w:type="spellStart"/>
      <w:r w:rsidRPr="00266578">
        <w:rPr>
          <w:rFonts w:cstheme="minorHAnsi"/>
        </w:rPr>
        <w:t>Proof</w:t>
      </w:r>
      <w:proofErr w:type="spellEnd"/>
      <w:r w:rsidRPr="00266578">
        <w:rPr>
          <w:rFonts w:cstheme="minorHAnsi"/>
        </w:rPr>
        <w:t xml:space="preserve"> </w:t>
      </w:r>
      <w:proofErr w:type="spellStart"/>
      <w:r w:rsidRPr="00266578">
        <w:rPr>
          <w:rFonts w:cstheme="minorHAnsi"/>
        </w:rPr>
        <w:t>of</w:t>
      </w:r>
      <w:proofErr w:type="spellEnd"/>
      <w:r w:rsidRPr="00266578">
        <w:rPr>
          <w:rFonts w:cstheme="minorHAnsi"/>
        </w:rPr>
        <w:t xml:space="preserve"> </w:t>
      </w:r>
      <w:proofErr w:type="spellStart"/>
      <w:r w:rsidRPr="00266578">
        <w:rPr>
          <w:rFonts w:cstheme="minorHAnsi"/>
        </w:rPr>
        <w:t>Concepts</w:t>
      </w:r>
      <w:proofErr w:type="spellEnd"/>
      <w:r w:rsidRPr="00266578">
        <w:rPr>
          <w:rFonts w:cstheme="minorHAnsi"/>
        </w:rPr>
        <w:t xml:space="preserve"> sollen getestet und umgesetzt werden.</w:t>
      </w:r>
    </w:p>
    <w:p w:rsidR="00D26579" w:rsidRPr="00266578" w:rsidRDefault="00645572">
      <w:pPr>
        <w:spacing w:after="0" w:line="360" w:lineRule="auto"/>
        <w:rPr>
          <w:rFonts w:cstheme="minorHAnsi"/>
        </w:rPr>
      </w:pPr>
      <w:r w:rsidRPr="00266578">
        <w:rPr>
          <w:rFonts w:cstheme="minorHAnsi"/>
        </w:rPr>
        <w:t xml:space="preserve">• Ein Prototyp des Systems soll erstellt werden, um die </w:t>
      </w:r>
      <w:proofErr w:type="spellStart"/>
      <w:r w:rsidRPr="00266578">
        <w:rPr>
          <w:rFonts w:cstheme="minorHAnsi"/>
        </w:rPr>
        <w:t>Usability</w:t>
      </w:r>
      <w:proofErr w:type="spellEnd"/>
      <w:r w:rsidRPr="00266578">
        <w:rPr>
          <w:rFonts w:cstheme="minorHAnsi"/>
        </w:rPr>
        <w:t xml:space="preserve"> zu testen.</w:t>
      </w:r>
    </w:p>
    <w:p w:rsidR="00D26579" w:rsidRPr="00266578" w:rsidRDefault="00645572">
      <w:pPr>
        <w:spacing w:after="0" w:line="360" w:lineRule="auto"/>
        <w:rPr>
          <w:rFonts w:cstheme="minorHAnsi"/>
        </w:rPr>
      </w:pPr>
      <w:r w:rsidRPr="00266578">
        <w:rPr>
          <w:rFonts w:cstheme="minorHAnsi"/>
        </w:rPr>
        <w:t>• Der Prototyp soll sich durch Einhaltung von Style Guides übersichtlich gestaltet werden.</w:t>
      </w:r>
    </w:p>
    <w:p w:rsidR="00D26579" w:rsidRPr="00266578" w:rsidRDefault="00645572">
      <w:pPr>
        <w:spacing w:after="0" w:line="360" w:lineRule="auto"/>
        <w:rPr>
          <w:rFonts w:cstheme="minorHAnsi"/>
        </w:rPr>
      </w:pPr>
      <w:r w:rsidRPr="00266578">
        <w:rPr>
          <w:rFonts w:cstheme="minorHAnsi"/>
        </w:rPr>
        <w:t>• Die Kommunikationswege zwischen den Stakeholdern sollen analysiert und visualisiert werden.</w:t>
      </w:r>
    </w:p>
    <w:p w:rsidR="00D26579" w:rsidRPr="00266578" w:rsidRDefault="00645572">
      <w:pPr>
        <w:spacing w:after="0" w:line="360" w:lineRule="auto"/>
        <w:rPr>
          <w:rFonts w:cstheme="minorHAnsi"/>
        </w:rPr>
      </w:pPr>
      <w:r w:rsidRPr="00266578">
        <w:rPr>
          <w:rFonts w:cstheme="minorHAnsi"/>
        </w:rPr>
        <w:t xml:space="preserve">• Der methodische Rahmen muss in Form eines Vorgehensmodells festgelegt werden. </w:t>
      </w:r>
    </w:p>
    <w:p w:rsidR="00D26579" w:rsidRPr="00266578" w:rsidRDefault="00645572">
      <w:pPr>
        <w:spacing w:line="360" w:lineRule="auto"/>
        <w:rPr>
          <w:rFonts w:cstheme="minorHAnsi"/>
        </w:rPr>
      </w:pPr>
      <w:r w:rsidRPr="00266578">
        <w:rPr>
          <w:rFonts w:cstheme="minorHAnsi"/>
        </w:rPr>
        <w:t>• Um das Projekt erfolgreich abzuschließen, soll lösungsorientiert entwickelt werden. Das System gilt als abgeschlossen, wenn alle Funktionalitäten implementiert sind.</w:t>
      </w:r>
    </w:p>
    <w:p w:rsidR="00D26579" w:rsidRPr="00266578" w:rsidRDefault="00645572">
      <w:pPr>
        <w:pStyle w:val="berschrift2"/>
        <w:numPr>
          <w:ilvl w:val="1"/>
          <w:numId w:val="1"/>
        </w:numPr>
        <w:spacing w:before="0" w:after="240" w:line="276" w:lineRule="auto"/>
        <w:rPr>
          <w:rFonts w:cstheme="minorHAnsi"/>
        </w:rPr>
      </w:pPr>
      <w:bookmarkStart w:id="54" w:name="_Toc482625752"/>
      <w:r w:rsidRPr="00266578">
        <w:rPr>
          <w:rFonts w:cstheme="minorHAnsi"/>
        </w:rPr>
        <w:t>Strategische Ziele</w:t>
      </w:r>
      <w:bookmarkEnd w:id="54"/>
    </w:p>
    <w:p w:rsidR="00D26579" w:rsidRPr="00266578" w:rsidRDefault="00645572">
      <w:pPr>
        <w:spacing w:after="0" w:line="360" w:lineRule="auto"/>
        <w:rPr>
          <w:rFonts w:cstheme="minorHAnsi"/>
        </w:rPr>
      </w:pPr>
      <w:r w:rsidRPr="00266578">
        <w:rPr>
          <w:rFonts w:cstheme="minorHAnsi"/>
        </w:rPr>
        <w:t>• Durch die Kombination möglichst vieler Daten, sollen Benutzer möglichst präzise und individuelle Anbauempfehlungen erhalten. Dabei soll jeder Bauer mindestens eine Anbauempfehlung erhalten.</w:t>
      </w:r>
    </w:p>
    <w:p w:rsidR="00D26579" w:rsidRPr="00266578" w:rsidRDefault="00645572">
      <w:pPr>
        <w:spacing w:after="0" w:line="360" w:lineRule="auto"/>
        <w:rPr>
          <w:rFonts w:cstheme="minorHAnsi"/>
        </w:rPr>
      </w:pPr>
      <w:r w:rsidRPr="00266578">
        <w:rPr>
          <w:rFonts w:cstheme="minorHAnsi"/>
        </w:rPr>
        <w:lastRenderedPageBreak/>
        <w:t>• Die Applikation muss zur Lösung des Eingangs beschriebenen Nutzungsproblem verwendet werden können.</w:t>
      </w:r>
    </w:p>
    <w:p w:rsidR="00D26579" w:rsidRPr="00266578" w:rsidRDefault="00645572">
      <w:pPr>
        <w:spacing w:after="0" w:line="360" w:lineRule="auto"/>
        <w:rPr>
          <w:rFonts w:cstheme="minorHAnsi"/>
        </w:rPr>
      </w:pPr>
      <w:r w:rsidRPr="00266578">
        <w:rPr>
          <w:rFonts w:cstheme="minorHAnsi"/>
        </w:rPr>
        <w:t>• Die Kommunikation zwischen den Stakeholdern soll verbessert werden.</w:t>
      </w:r>
    </w:p>
    <w:p w:rsidR="00D26579" w:rsidRPr="00266578" w:rsidRDefault="00645572">
      <w:pPr>
        <w:spacing w:after="0" w:line="360" w:lineRule="auto"/>
        <w:rPr>
          <w:rFonts w:cstheme="minorHAnsi"/>
        </w:rPr>
      </w:pPr>
      <w:r w:rsidRPr="00266578">
        <w:rPr>
          <w:rFonts w:cstheme="minorHAnsi"/>
        </w:rPr>
        <w:t>• Die Applikation soll Verwendung im Alltag finden.</w:t>
      </w:r>
    </w:p>
    <w:p w:rsidR="00D26579" w:rsidRPr="00266578" w:rsidRDefault="00645572">
      <w:pPr>
        <w:spacing w:after="0" w:line="360" w:lineRule="auto"/>
        <w:rPr>
          <w:rFonts w:cstheme="minorHAnsi"/>
        </w:rPr>
      </w:pPr>
      <w:r w:rsidRPr="00266578">
        <w:rPr>
          <w:rFonts w:cstheme="minorHAnsi"/>
        </w:rPr>
        <w:t>• Die Benutzung der Applikation soll nicht als Aufwand wahrgenommen werden.</w:t>
      </w:r>
    </w:p>
    <w:p w:rsidR="00D26579" w:rsidRPr="00266578" w:rsidRDefault="00645572">
      <w:pPr>
        <w:spacing w:line="360" w:lineRule="auto"/>
        <w:rPr>
          <w:rFonts w:cstheme="minorHAnsi"/>
        </w:rPr>
      </w:pPr>
      <w:r w:rsidRPr="00266578">
        <w:rPr>
          <w:rFonts w:cstheme="minorHAnsi"/>
        </w:rPr>
        <w:t>• Die Verwendung der Applikation soll für Benutzer möglichst kostenfrei sein und daher soll ein hoher Datenverbrauch vermieden werden. Ziel ist es eine Übertragungszeit von 5 Sekunden nicht zu überschreiten.</w:t>
      </w:r>
    </w:p>
    <w:p w:rsidR="00D26579" w:rsidRDefault="0017192B">
      <w:pPr>
        <w:pStyle w:val="berschrift1"/>
        <w:numPr>
          <w:ilvl w:val="0"/>
          <w:numId w:val="1"/>
        </w:numPr>
        <w:spacing w:before="0" w:after="240"/>
        <w:rPr>
          <w:rFonts w:cstheme="minorHAnsi"/>
        </w:rPr>
      </w:pPr>
      <w:bookmarkStart w:id="55" w:name="_Toc482625753"/>
      <w:r>
        <w:rPr>
          <w:rFonts w:cstheme="minorHAnsi"/>
          <w:noProof/>
          <w:lang w:eastAsia="de-DE"/>
        </w:rPr>
        <mc:AlternateContent>
          <mc:Choice Requires="wpg">
            <w:drawing>
              <wp:anchor distT="0" distB="0" distL="114300" distR="114300" simplePos="0" relativeHeight="4294966292" behindDoc="0" locked="0" layoutInCell="1" allowOverlap="1" wp14:anchorId="1FF62CEC" wp14:editId="4226178D">
                <wp:simplePos x="0" y="0"/>
                <wp:positionH relativeFrom="column">
                  <wp:posOffset>-933831</wp:posOffset>
                </wp:positionH>
                <wp:positionV relativeFrom="paragraph">
                  <wp:posOffset>454203</wp:posOffset>
                </wp:positionV>
                <wp:extent cx="7261225" cy="4554550"/>
                <wp:effectExtent l="0" t="0" r="0" b="0"/>
                <wp:wrapTight wrapText="bothSides">
                  <wp:wrapPolygon edited="0">
                    <wp:start x="57" y="0"/>
                    <wp:lineTo x="0" y="904"/>
                    <wp:lineTo x="0" y="21504"/>
                    <wp:lineTo x="21534" y="21504"/>
                    <wp:lineTo x="21534" y="813"/>
                    <wp:lineTo x="7424" y="0"/>
                    <wp:lineTo x="57" y="0"/>
                  </wp:wrapPolygon>
                </wp:wrapTight>
                <wp:docPr id="49" name="Gruppieren 49"/>
                <wp:cNvGraphicFramePr/>
                <a:graphic xmlns:a="http://schemas.openxmlformats.org/drawingml/2006/main">
                  <a:graphicData uri="http://schemas.microsoft.com/office/word/2010/wordprocessingGroup">
                    <wpg:wgp>
                      <wpg:cNvGrpSpPr/>
                      <wpg:grpSpPr>
                        <a:xfrm>
                          <a:off x="0" y="0"/>
                          <a:ext cx="7261225" cy="4554550"/>
                          <a:chOff x="0" y="0"/>
                          <a:chExt cx="7261225" cy="4554550"/>
                        </a:xfrm>
                      </wpg:grpSpPr>
                      <wps:wsp>
                        <wps:cNvPr id="48" name="Textfeld 48"/>
                        <wps:cNvSpPr txBox="1"/>
                        <wps:spPr>
                          <a:xfrm>
                            <a:off x="51206" y="0"/>
                            <a:ext cx="2421255" cy="182880"/>
                          </a:xfrm>
                          <a:prstGeom prst="rect">
                            <a:avLst/>
                          </a:prstGeom>
                          <a:solidFill>
                            <a:prstClr val="white"/>
                          </a:solidFill>
                          <a:ln>
                            <a:noFill/>
                          </a:ln>
                          <a:effectLst/>
                        </wps:spPr>
                        <wps:txbx>
                          <w:txbxContent>
                            <w:p w:rsidR="005045EF" w:rsidRPr="00811096" w:rsidRDefault="005045EF" w:rsidP="005045EF">
                              <w:pPr>
                                <w:pStyle w:val="Beschriftung"/>
                                <w:rPr>
                                  <w:rFonts w:cstheme="minorHAnsi"/>
                                  <w:noProof/>
                                  <w:color w:val="00000A"/>
                                </w:rPr>
                              </w:pPr>
                              <w:r>
                                <w:t xml:space="preserve">Tab. </w:t>
                              </w:r>
                              <w:r>
                                <w:fldChar w:fldCharType="begin"/>
                              </w:r>
                              <w:r>
                                <w:instrText xml:space="preserve"> SEQ Tab. \* ARABIC </w:instrText>
                              </w:r>
                              <w:r>
                                <w:fldChar w:fldCharType="separate"/>
                              </w:r>
                              <w:r>
                                <w:rPr>
                                  <w:noProof/>
                                </w:rPr>
                                <w:t>5</w:t>
                              </w:r>
                              <w:r>
                                <w:fldChar w:fldCharType="end"/>
                              </w:r>
                              <w:r>
                                <w:t xml:space="preserve"> Risiken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 name="Bild10"/>
                          <pic:cNvPicPr>
                            <a:picLocks noChangeAspect="1"/>
                          </pic:cNvPicPr>
                        </pic:nvPicPr>
                        <pic:blipFill rotWithShape="1">
                          <a:blip r:embed="rId21" cstate="print">
                            <a:extLst>
                              <a:ext uri="{28A0092B-C50C-407E-A947-70E740481C1C}">
                                <a14:useLocalDpi xmlns:a14="http://schemas.microsoft.com/office/drawing/2010/main" val="0"/>
                              </a:ext>
                            </a:extLst>
                          </a:blip>
                          <a:srcRect l="3320" t="5203" r="3000" b="15095"/>
                          <a:stretch/>
                        </pic:blipFill>
                        <pic:spPr bwMode="auto">
                          <a:xfrm>
                            <a:off x="0" y="190195"/>
                            <a:ext cx="7261225" cy="43643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FF62CEC" id="Gruppieren 49" o:spid="_x0000_s1039" style="position:absolute;left:0;text-align:left;margin-left:-73.55pt;margin-top:35.75pt;width:571.75pt;height:358.65pt;z-index:-1004;mso-position-horizontal-relative:text;mso-position-vertical-relative:text" coordsize="72612,45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">
                <v:shape id="Textfeld 48" o:spid="_x0000_s1040" type="#_x0000_t202" style="position:absolute;left:512;width:24212;height:1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f3RcEA&#10;AADbAAAADwAAAGRycy9kb3ducmV2LnhtbERPy2rCQBTdF/oPwy24KTpRi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n90XBAAAA2wAAAA8AAAAAAAAAAAAAAAAAmAIAAGRycy9kb3du&#10;cmV2LnhtbFBLBQYAAAAABAAEAPUAAACGAwAAAAA=&#10;" stroked="f">
                  <v:textbox inset="0,0,0,0">
                    <w:txbxContent>
                      <w:p w:rsidR="005045EF" w:rsidRPr="00811096" w:rsidRDefault="005045EF" w:rsidP="005045EF">
                        <w:pPr>
                          <w:pStyle w:val="Beschriftung"/>
                          <w:rPr>
                            <w:rFonts w:cstheme="minorHAnsi"/>
                            <w:noProof/>
                            <w:color w:val="00000A"/>
                          </w:rPr>
                        </w:pPr>
                        <w:r>
                          <w:t xml:space="preserve">Tab. </w:t>
                        </w:r>
                        <w:r>
                          <w:fldChar w:fldCharType="begin"/>
                        </w:r>
                        <w:r>
                          <w:instrText xml:space="preserve"> SEQ Tab. \* ARABIC </w:instrText>
                        </w:r>
                        <w:r>
                          <w:fldChar w:fldCharType="separate"/>
                        </w:r>
                        <w:r>
                          <w:rPr>
                            <w:noProof/>
                          </w:rPr>
                          <w:t>5</w:t>
                        </w:r>
                        <w:r>
                          <w:fldChar w:fldCharType="end"/>
                        </w:r>
                        <w:r>
                          <w:t xml:space="preserve"> Risiken</w:t>
                        </w:r>
                      </w:p>
                    </w:txbxContent>
                  </v:textbox>
                </v:shape>
                <v:shape id="Bild10" o:spid="_x0000_s1041" type="#_x0000_t75" style="position:absolute;top:1901;width:72612;height:436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kuJzAAAAA2wAAAA8AAABkcnMvZG93bnJldi54bWxET02LwjAQvS/4H8IIe1tT3WXVahQVXARP&#10;VhGPQzM2xWZSmmjrv98sCHubx/uc+bKzlXhQ40vHCoaDBARx7nTJhYLTcfsxAeEDssbKMSl4kofl&#10;ovc2x1S7lg/0yEIhYgj7FBWYEOpUSp8bsugHriaO3NU1FkOETSF1g20Mt5UcJcm3tFhybDBY08ZQ&#10;fsvuVsEty39OZqrX3J6rLz8ml+32F6Xe+91qBiJQF/7FL/dOx/mf8PdLPEA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SS4nMAAAADbAAAADwAAAAAAAAAAAAAAAACfAgAA&#10;ZHJzL2Rvd25yZXYueG1sUEsFBgAAAAAEAAQA9wAAAIwDAAAAAA==&#10;">
                  <v:imagedata r:id="rId22" o:title="" croptop="3410f" cropbottom="9893f" cropleft="2176f" cropright="1966f"/>
                  <v:path arrowok="t"/>
                </v:shape>
                <w10:wrap type="tight"/>
              </v:group>
            </w:pict>
          </mc:Fallback>
        </mc:AlternateContent>
      </w:r>
      <w:r w:rsidR="00AF0F23" w:rsidRPr="00266578">
        <w:rPr>
          <w:rFonts w:cstheme="minorHAnsi"/>
          <w:noProof/>
          <w:lang w:eastAsia="de-DE"/>
        </w:rPr>
        <mc:AlternateContent>
          <mc:Choice Requires="wps">
            <w:drawing>
              <wp:anchor distT="0" distB="0" distL="114300" distR="114300" simplePos="0" relativeHeight="251664384" behindDoc="0" locked="0" layoutInCell="1" allowOverlap="1" wp14:anchorId="4A625071" wp14:editId="38B4DF2F">
                <wp:simplePos x="0" y="0"/>
                <wp:positionH relativeFrom="margin">
                  <wp:posOffset>243840</wp:posOffset>
                </wp:positionH>
                <wp:positionV relativeFrom="paragraph">
                  <wp:posOffset>224211</wp:posOffset>
                </wp:positionV>
                <wp:extent cx="5674360" cy="43815"/>
                <wp:effectExtent l="0" t="0" r="21590" b="32385"/>
                <wp:wrapNone/>
                <wp:docPr id="25" name="Gerader Verbinder 8"/>
                <wp:cNvGraphicFramePr/>
                <a:graphic xmlns:a="http://schemas.openxmlformats.org/drawingml/2006/main">
                  <a:graphicData uri="http://schemas.microsoft.com/office/word/2010/wordprocessingShape">
                    <wps:wsp>
                      <wps:cNvCnPr/>
                      <wps:spPr>
                        <a:xfrm flipV="1">
                          <a:off x="0" y="0"/>
                          <a:ext cx="5674360" cy="43815"/>
                        </a:xfrm>
                        <a:prstGeom prst="line">
                          <a:avLst/>
                        </a:prstGeom>
                        <a:ln w="19080">
                          <a:solidFill>
                            <a:schemeClr val="bg1">
                              <a:lumMod val="85000"/>
                            </a:schemeClr>
                          </a:solidFill>
                        </a:ln>
                      </wps:spPr>
                      <wps:style>
                        <a:lnRef idx="1">
                          <a:schemeClr val="accent1"/>
                        </a:lnRef>
                        <a:fillRef idx="0">
                          <a:schemeClr val="accent1"/>
                        </a:fillRef>
                        <a:effectRef idx="0">
                          <a:schemeClr val="accent1"/>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5C85DE79" id="Gerader Verbinder 8" o:spid="_x0000_s1026" style="position:absolute;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2pt,17.65pt" to="466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" strokecolor="#d8d8d8 [2732]" strokeweight=".53mm">
                <v:stroke joinstyle="miter"/>
                <w10:wrap anchorx="margin"/>
              </v:line>
            </w:pict>
          </mc:Fallback>
        </mc:AlternateContent>
      </w:r>
      <w:r w:rsidR="00645572" w:rsidRPr="00266578">
        <w:rPr>
          <w:rFonts w:cstheme="minorHAnsi"/>
        </w:rPr>
        <w:t>Risiken</w:t>
      </w:r>
      <w:bookmarkEnd w:id="55"/>
    </w:p>
    <w:p w:rsidR="005045EF" w:rsidRPr="005045EF" w:rsidRDefault="005045EF" w:rsidP="005045EF"/>
    <w:p w:rsidR="00D26579" w:rsidRPr="00266578" w:rsidRDefault="00645572">
      <w:pPr>
        <w:rPr>
          <w:rFonts w:cstheme="minorHAnsi"/>
        </w:rPr>
      </w:pPr>
      <w:r w:rsidRPr="00266578">
        <w:rPr>
          <w:rFonts w:cstheme="minorHAnsi"/>
        </w:rPr>
        <w:t xml:space="preserve">Das größte Risiko ist, dass die Geräte der Benutzer nicht leistungsstark genug sind, um die App vollständig nutzen zu können. Dies hängt davon ab, wie verbreitet </w:t>
      </w:r>
      <w:proofErr w:type="spellStart"/>
      <w:r w:rsidRPr="00266578">
        <w:rPr>
          <w:rFonts w:cstheme="minorHAnsi"/>
        </w:rPr>
        <w:t>Smartphones</w:t>
      </w:r>
      <w:proofErr w:type="spellEnd"/>
      <w:r w:rsidRPr="00266578">
        <w:rPr>
          <w:rFonts w:cstheme="minorHAnsi"/>
        </w:rPr>
        <w:t xml:space="preserve"> in afrikanischen Regionen bereits sind. Um Funktionalität auf leistungsschwachen </w:t>
      </w:r>
      <w:proofErr w:type="spellStart"/>
      <w:r w:rsidRPr="00266578">
        <w:rPr>
          <w:rFonts w:cstheme="minorHAnsi"/>
        </w:rPr>
        <w:t>Smartphones</w:t>
      </w:r>
      <w:proofErr w:type="spellEnd"/>
      <w:r w:rsidRPr="00266578">
        <w:rPr>
          <w:rFonts w:cstheme="minorHAnsi"/>
        </w:rPr>
        <w:t xml:space="preserve"> zu gewährleisten, werden leistungsintensive Algorithmen nicht auf dem Endgerät laufen.</w:t>
      </w:r>
    </w:p>
    <w:p w:rsidR="00D26579" w:rsidRPr="00266578" w:rsidRDefault="00645572">
      <w:pPr>
        <w:rPr>
          <w:rFonts w:cstheme="minorHAnsi"/>
        </w:rPr>
      </w:pPr>
      <w:r w:rsidRPr="00266578">
        <w:rPr>
          <w:rFonts w:cstheme="minorHAnsi"/>
        </w:rPr>
        <w:t xml:space="preserve">Durch eine geringe Datenübertragungsrate wird der Datenaustausch verlangsamt und das System kann nicht arbeiten. </w:t>
      </w:r>
      <w:proofErr w:type="spellStart"/>
      <w:r w:rsidRPr="00266578">
        <w:rPr>
          <w:rFonts w:cstheme="minorHAnsi"/>
        </w:rPr>
        <w:t>Harvest</w:t>
      </w:r>
      <w:proofErr w:type="spellEnd"/>
      <w:r w:rsidRPr="00266578">
        <w:rPr>
          <w:rFonts w:cstheme="minorHAnsi"/>
        </w:rPr>
        <w:t xml:space="preserve"> Hand wird gebrauchsuntauglich. Um dies zu vermeiden, wird der Datenaustausch möglichst effizient gestaltet, so dass ein Transport großer Datenmengen vermieden wird.</w:t>
      </w:r>
    </w:p>
    <w:p w:rsidR="00D26579" w:rsidRPr="00266578" w:rsidRDefault="00645572">
      <w:pPr>
        <w:rPr>
          <w:rFonts w:cstheme="minorHAnsi"/>
        </w:rPr>
      </w:pPr>
      <w:r w:rsidRPr="00266578">
        <w:rPr>
          <w:rFonts w:cstheme="minorHAnsi"/>
        </w:rPr>
        <w:lastRenderedPageBreak/>
        <w:t>Das dritt</w:t>
      </w:r>
      <w:r w:rsidR="00AE794F">
        <w:rPr>
          <w:rFonts w:cstheme="minorHAnsi"/>
        </w:rPr>
        <w:t>e</w:t>
      </w:r>
      <w:r w:rsidRPr="00266578">
        <w:rPr>
          <w:rFonts w:cstheme="minorHAnsi"/>
        </w:rPr>
        <w:t xml:space="preserve"> schwerste Risiko ist, dass die Helfer vor Ort nicht genügend Wissen im Bereich Ackerbau mitbringen um den Menschen vor Ort ausreichend Hilfe bieten zu können. Daher sollten die Helfer im Vorfeld auf ihre Qualifikationen in dieser Domäne geprüft werden.</w:t>
      </w:r>
    </w:p>
    <w:p w:rsidR="00D26579" w:rsidRPr="00266578" w:rsidRDefault="00645572">
      <w:pPr>
        <w:rPr>
          <w:rFonts w:cstheme="minorHAnsi"/>
        </w:rPr>
      </w:pPr>
      <w:proofErr w:type="spellStart"/>
      <w:r w:rsidRPr="00266578">
        <w:rPr>
          <w:rFonts w:cstheme="minorHAnsi"/>
        </w:rPr>
        <w:t>Harvest</w:t>
      </w:r>
      <w:proofErr w:type="spellEnd"/>
      <w:r w:rsidRPr="00266578">
        <w:rPr>
          <w:rFonts w:cstheme="minorHAnsi"/>
        </w:rPr>
        <w:t xml:space="preserve"> Hand übermittelt Helfern und Landwirten Vorschläge wie sie den Ackerbau nachhaltig verbessern können. Ein Problem kann auftreten, wenn den Menschen vor Ort das nötige Equipment fehlt um diese Empfehlungen umsetzen zu können. Um diesem Problem aus dem Weg zu gehen, wird im Vorfeld recherchiert, welche Anbauwerkzeuge vor Ort zur Verfügung stehen und wird sie in den Empfehlungen berücksichtigen.</w:t>
      </w:r>
    </w:p>
    <w:p w:rsidR="00D26579" w:rsidRPr="00266578" w:rsidRDefault="00645572">
      <w:pPr>
        <w:rPr>
          <w:rFonts w:cstheme="minorHAnsi"/>
        </w:rPr>
      </w:pPr>
      <w:r w:rsidRPr="00266578">
        <w:rPr>
          <w:rFonts w:cstheme="minorHAnsi"/>
        </w:rPr>
        <w:t>Ein weiteres Risiko stellt die Vermittlung fehlerhafter Informationen dar. Diese würden den Landwirten schaden, wenn da durch fehlerhafter Anbau betrieben wird. Aus diesem Grund ist es sehr wichtig die Informationsquellen ständig zu überprüfen.</w:t>
      </w:r>
    </w:p>
    <w:p w:rsidR="00D26579" w:rsidRPr="00266578" w:rsidRDefault="00645572">
      <w:pPr>
        <w:rPr>
          <w:rFonts w:cstheme="minorHAnsi"/>
        </w:rPr>
      </w:pPr>
      <w:r w:rsidRPr="00266578">
        <w:rPr>
          <w:rFonts w:cstheme="minorHAnsi"/>
        </w:rPr>
        <w:t>Die Entwicklung des Systems könnte unterschätzt werden, so dass die Funktionalität des Systems nicht rechtzeitig fertig gestellt werden kann.  Um dies zu vermeiden sollte der Projektplan bis ins letzte Detail durchdacht werden.</w:t>
      </w:r>
    </w:p>
    <w:p w:rsidR="00D26579" w:rsidRPr="00266578" w:rsidRDefault="00645572">
      <w:pPr>
        <w:rPr>
          <w:rFonts w:cstheme="minorHAnsi"/>
        </w:rPr>
      </w:pPr>
      <w:r w:rsidRPr="00266578">
        <w:rPr>
          <w:rFonts w:cstheme="minorHAnsi"/>
        </w:rPr>
        <w:t xml:space="preserve">Des Weiteren können den primären Stakeholdern Kenntnisse für den Umgang mit einem interaktiven System fehlen. Dies würde die </w:t>
      </w:r>
      <w:proofErr w:type="spellStart"/>
      <w:r w:rsidRPr="00266578">
        <w:rPr>
          <w:rFonts w:cstheme="minorHAnsi"/>
        </w:rPr>
        <w:t>Usability</w:t>
      </w:r>
      <w:proofErr w:type="spellEnd"/>
      <w:r w:rsidRPr="00266578">
        <w:rPr>
          <w:rFonts w:cstheme="minorHAnsi"/>
        </w:rPr>
        <w:t xml:space="preserve"> des Systems massiv einschränken. Daher sollten die Stakeholder zu Beginn eine Einführung in das System erhalten und eine gebrauchstaugliche Gestaltung muss gewährleistet sein.</w:t>
      </w:r>
    </w:p>
    <w:p w:rsidR="00D26579" w:rsidRPr="00266578" w:rsidRDefault="00645572">
      <w:pPr>
        <w:rPr>
          <w:rFonts w:cstheme="minorHAnsi"/>
        </w:rPr>
      </w:pPr>
      <w:r w:rsidRPr="00266578">
        <w:rPr>
          <w:rFonts w:cstheme="minorHAnsi"/>
        </w:rPr>
        <w:t xml:space="preserve">Die Anforderungen an das System sollten genau spezifiziert werden. Eine Entwicklung unnötiger Funktionen sorgt für mehr Aufwand und raubt Entwicklungszeit. Außerdem schränken sie die </w:t>
      </w:r>
      <w:proofErr w:type="spellStart"/>
      <w:r w:rsidRPr="00266578">
        <w:rPr>
          <w:rFonts w:cstheme="minorHAnsi"/>
        </w:rPr>
        <w:t>Usability</w:t>
      </w:r>
      <w:proofErr w:type="spellEnd"/>
      <w:r w:rsidRPr="00266578">
        <w:rPr>
          <w:rFonts w:cstheme="minorHAnsi"/>
        </w:rPr>
        <w:t xml:space="preserve"> ein. Aus diesem Grund ist eine genau Aufgabenanalyse von Nöten, sowie ein </w:t>
      </w:r>
      <w:proofErr w:type="spellStart"/>
      <w:r w:rsidRPr="00266578">
        <w:rPr>
          <w:rFonts w:cstheme="minorHAnsi"/>
        </w:rPr>
        <w:t>Prototyping</w:t>
      </w:r>
      <w:proofErr w:type="spellEnd"/>
      <w:r w:rsidRPr="00266578">
        <w:rPr>
          <w:rFonts w:cstheme="minorHAnsi"/>
        </w:rPr>
        <w:t>.</w:t>
      </w:r>
    </w:p>
    <w:p w:rsidR="00D26579" w:rsidRPr="00266578" w:rsidRDefault="00645572">
      <w:pPr>
        <w:rPr>
          <w:rFonts w:cstheme="minorHAnsi"/>
        </w:rPr>
      </w:pPr>
      <w:r w:rsidRPr="00266578">
        <w:rPr>
          <w:rFonts w:cstheme="minorHAnsi"/>
        </w:rPr>
        <w:t>Daten die von externen Diensten bezogen werden, müssen ständig validiert werden. Fehlerhafte Informationen führen zu einer fehlerhaften Funktionalität und es kommt zu unwissentlichen Anbaufehlern.</w:t>
      </w:r>
    </w:p>
    <w:p w:rsidR="00D26579" w:rsidRPr="00266578" w:rsidRDefault="00645572">
      <w:pPr>
        <w:pStyle w:val="berschrift1"/>
        <w:numPr>
          <w:ilvl w:val="0"/>
          <w:numId w:val="1"/>
        </w:numPr>
        <w:spacing w:before="0" w:after="240"/>
        <w:rPr>
          <w:rFonts w:cstheme="minorHAnsi"/>
        </w:rPr>
      </w:pPr>
      <w:bookmarkStart w:id="56" w:name="_Toc482625754"/>
      <w:r w:rsidRPr="00266578">
        <w:rPr>
          <w:rFonts w:cstheme="minorHAnsi"/>
          <w:noProof/>
          <w:lang w:eastAsia="de-DE"/>
        </w:rPr>
        <mc:AlternateContent>
          <mc:Choice Requires="wps">
            <w:drawing>
              <wp:anchor distT="0" distB="0" distL="114300" distR="114300" simplePos="0" relativeHeight="4294966278" behindDoc="0" locked="0" layoutInCell="1" allowOverlap="1" wp14:anchorId="0DE2E9A4" wp14:editId="5529EAB4">
                <wp:simplePos x="0" y="0"/>
                <wp:positionH relativeFrom="margin">
                  <wp:posOffset>230505</wp:posOffset>
                </wp:positionH>
                <wp:positionV relativeFrom="paragraph">
                  <wp:posOffset>223464</wp:posOffset>
                </wp:positionV>
                <wp:extent cx="5674360" cy="43815"/>
                <wp:effectExtent l="0" t="0" r="21590" b="32385"/>
                <wp:wrapNone/>
                <wp:docPr id="14" name="Gerader Verbinder 6"/>
                <wp:cNvGraphicFramePr/>
                <a:graphic xmlns:a="http://schemas.openxmlformats.org/drawingml/2006/main">
                  <a:graphicData uri="http://schemas.microsoft.com/office/word/2010/wordprocessingShape">
                    <wps:wsp>
                      <wps:cNvCnPr/>
                      <wps:spPr>
                        <a:xfrm flipV="1">
                          <a:off x="0" y="0"/>
                          <a:ext cx="5674360" cy="43815"/>
                        </a:xfrm>
                        <a:prstGeom prst="line">
                          <a:avLst/>
                        </a:prstGeom>
                        <a:ln w="19080">
                          <a:solidFill>
                            <a:schemeClr val="bg1">
                              <a:lumMod val="85000"/>
                            </a:schemeClr>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13AC6A6C" id="Gerader Verbinder 6" o:spid="_x0000_s1026" style="position:absolute;flip:y;z-index:-1018;visibility:visible;mso-wrap-style:square;mso-wrap-distance-left:9pt;mso-wrap-distance-top:0;mso-wrap-distance-right:9pt;mso-wrap-distance-bottom:0;mso-position-horizontal:absolute;mso-position-horizontal-relative:margin;mso-position-vertical:absolute;mso-position-vertical-relative:text" from="18.15pt,17.6pt" to="464.9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" strokecolor="#d8d8d8 [2732]" strokeweight=".53mm">
                <v:stroke joinstyle="miter"/>
                <w10:wrap anchorx="margin"/>
              </v:line>
            </w:pict>
          </mc:Fallback>
        </mc:AlternateContent>
      </w:r>
      <w:r w:rsidRPr="00266578">
        <w:rPr>
          <w:rFonts w:cstheme="minorHAnsi"/>
        </w:rPr>
        <w:t>POCs</w:t>
      </w:r>
      <w:bookmarkEnd w:id="56"/>
    </w:p>
    <w:p w:rsidR="00D26579" w:rsidRPr="00266578" w:rsidRDefault="00645572">
      <w:pPr>
        <w:rPr>
          <w:rFonts w:cstheme="minorHAnsi"/>
        </w:rPr>
      </w:pPr>
      <w:r w:rsidRPr="00266578">
        <w:rPr>
          <w:rFonts w:cstheme="minorHAnsi"/>
        </w:rPr>
        <w:t xml:space="preserve">Die POCs beschreiben wesentliche Funktionen und Alleinstellungsmerkmale des Systems, von denen schließlich die Realisierbarkeit und </w:t>
      </w:r>
      <w:proofErr w:type="spellStart"/>
      <w:r w:rsidRPr="00266578">
        <w:rPr>
          <w:rFonts w:cstheme="minorHAnsi"/>
        </w:rPr>
        <w:t>Usability</w:t>
      </w:r>
      <w:proofErr w:type="spellEnd"/>
      <w:r w:rsidRPr="00266578">
        <w:rPr>
          <w:rFonts w:cstheme="minorHAnsi"/>
        </w:rPr>
        <w:t xml:space="preserve"> des Systems abhängen. Dabei beziehen sich einige direkt auf die ermittelten Risiken.</w:t>
      </w:r>
    </w:p>
    <w:p w:rsidR="00D26579" w:rsidRPr="00266578" w:rsidRDefault="00645572">
      <w:pPr>
        <w:pStyle w:val="berschrift2"/>
        <w:numPr>
          <w:ilvl w:val="1"/>
          <w:numId w:val="1"/>
        </w:numPr>
        <w:spacing w:before="0" w:after="240" w:line="276" w:lineRule="auto"/>
        <w:rPr>
          <w:rFonts w:cstheme="minorHAnsi"/>
        </w:rPr>
      </w:pPr>
      <w:bookmarkStart w:id="57" w:name="_Toc482625755"/>
      <w:r w:rsidRPr="00266578">
        <w:rPr>
          <w:rFonts w:cstheme="minorHAnsi"/>
        </w:rPr>
        <w:t>Benutzer anlegen</w:t>
      </w:r>
      <w:bookmarkEnd w:id="57"/>
    </w:p>
    <w:p w:rsidR="00D26579" w:rsidRPr="00266578" w:rsidRDefault="00645572">
      <w:pPr>
        <w:spacing w:line="276" w:lineRule="auto"/>
        <w:rPr>
          <w:rFonts w:cstheme="minorHAnsi"/>
        </w:rPr>
      </w:pPr>
      <w:r w:rsidRPr="00266578">
        <w:rPr>
          <w:rFonts w:cstheme="minorHAnsi"/>
          <w:b/>
          <w:color w:val="767171" w:themeColor="background2" w:themeShade="80"/>
        </w:rPr>
        <w:t>Beschreibung</w:t>
      </w:r>
      <w:r w:rsidRPr="00266578">
        <w:rPr>
          <w:rFonts w:cstheme="minorHAnsi"/>
          <w:color w:val="767171" w:themeColor="background2" w:themeShade="80"/>
        </w:rPr>
        <w:t xml:space="preserve">: </w:t>
      </w:r>
      <w:r w:rsidRPr="00266578">
        <w:rPr>
          <w:rFonts w:cstheme="minorHAnsi"/>
        </w:rPr>
        <w:t>Helfer und Bauer müssen jeweils Profile erstellen können, um Zugriffsrechte zu erhalten. Dabei werden verschieden Daten der Benutzer als JSON – Objekt an Server geschickt und gespeichert.</w:t>
      </w:r>
    </w:p>
    <w:p w:rsidR="00D26579" w:rsidRPr="00266578" w:rsidRDefault="00645572">
      <w:pPr>
        <w:spacing w:line="276" w:lineRule="auto"/>
        <w:rPr>
          <w:rFonts w:cstheme="minorHAnsi"/>
        </w:rPr>
      </w:pPr>
      <w:r w:rsidRPr="00266578">
        <w:rPr>
          <w:rFonts w:cstheme="minorHAnsi"/>
          <w:b/>
          <w:color w:val="767171" w:themeColor="background2" w:themeShade="80"/>
        </w:rPr>
        <w:t>Exit</w:t>
      </w:r>
      <w:r w:rsidRPr="00266578">
        <w:rPr>
          <w:rFonts w:cstheme="minorHAnsi"/>
          <w:color w:val="767171" w:themeColor="background2" w:themeShade="80"/>
        </w:rPr>
        <w:t xml:space="preserve">: </w:t>
      </w:r>
      <w:r w:rsidRPr="00266578">
        <w:rPr>
          <w:rFonts w:cstheme="minorHAnsi"/>
        </w:rPr>
        <w:t>Nach Eingabe erforderlicher Daten wird der User in Datenbank angelegt.</w:t>
      </w:r>
      <w:r w:rsidRPr="00266578">
        <w:rPr>
          <w:rFonts w:cstheme="minorHAnsi"/>
          <w:color w:val="767171" w:themeColor="background2" w:themeShade="80"/>
        </w:rPr>
        <w:t xml:space="preserve"> </w:t>
      </w:r>
      <w:r w:rsidRPr="00266578">
        <w:rPr>
          <w:rFonts w:cstheme="minorHAnsi"/>
        </w:rPr>
        <w:t xml:space="preserve">Nur Mitarbeiter der Hilfsorganisationen können ein Helfer – Profil erstellen. </w:t>
      </w:r>
    </w:p>
    <w:p w:rsidR="00D26579" w:rsidRPr="00266578" w:rsidRDefault="00645572">
      <w:pPr>
        <w:spacing w:line="276" w:lineRule="auto"/>
        <w:rPr>
          <w:rFonts w:cstheme="minorHAnsi"/>
        </w:rPr>
      </w:pPr>
      <w:r w:rsidRPr="00266578">
        <w:rPr>
          <w:rFonts w:cstheme="minorHAnsi"/>
          <w:b/>
          <w:color w:val="767171" w:themeColor="background2" w:themeShade="80"/>
        </w:rPr>
        <w:t>Fail</w:t>
      </w:r>
      <w:r w:rsidRPr="00266578">
        <w:rPr>
          <w:rFonts w:cstheme="minorHAnsi"/>
          <w:color w:val="767171" w:themeColor="background2" w:themeShade="80"/>
        </w:rPr>
        <w:t xml:space="preserve">: </w:t>
      </w:r>
      <w:r w:rsidRPr="00266578">
        <w:rPr>
          <w:rFonts w:cstheme="minorHAnsi"/>
        </w:rPr>
        <w:t xml:space="preserve">Der Benutzer hat keine Berechtigung um Helfer – Profil zu erstellen. Dem Benutzer fehlen Kenntnisse im Umgang mit interaktiven Systemen. </w:t>
      </w:r>
    </w:p>
    <w:p w:rsidR="00D26579" w:rsidRPr="00266578" w:rsidRDefault="00645572">
      <w:pPr>
        <w:spacing w:line="276" w:lineRule="auto"/>
        <w:rPr>
          <w:rFonts w:cstheme="minorHAnsi"/>
        </w:rPr>
      </w:pPr>
      <w:proofErr w:type="spellStart"/>
      <w:r w:rsidRPr="00266578">
        <w:rPr>
          <w:rFonts w:cstheme="minorHAnsi"/>
          <w:b/>
          <w:color w:val="767171" w:themeColor="background2" w:themeShade="80"/>
        </w:rPr>
        <w:t>Fallback</w:t>
      </w:r>
      <w:proofErr w:type="spellEnd"/>
      <w:r w:rsidRPr="00266578">
        <w:rPr>
          <w:rFonts w:cstheme="minorHAnsi"/>
          <w:color w:val="767171" w:themeColor="background2" w:themeShade="80"/>
        </w:rPr>
        <w:t xml:space="preserve">: </w:t>
      </w:r>
      <w:r w:rsidRPr="00266578">
        <w:rPr>
          <w:rFonts w:cstheme="minorHAnsi"/>
        </w:rPr>
        <w:t xml:space="preserve">Der Helfer soll die Bauer bei Erstellung eines Profils unterstützen. Außerdem kann beim Start der App eine Anleitung zum Erstellen von Profilen vorgeführt werden </w:t>
      </w:r>
    </w:p>
    <w:p w:rsidR="00D26579" w:rsidRPr="00266578" w:rsidRDefault="00645572">
      <w:pPr>
        <w:pStyle w:val="berschrift2"/>
        <w:numPr>
          <w:ilvl w:val="1"/>
          <w:numId w:val="1"/>
        </w:numPr>
        <w:spacing w:before="0" w:after="240"/>
        <w:rPr>
          <w:rFonts w:cstheme="minorHAnsi"/>
        </w:rPr>
      </w:pPr>
      <w:bookmarkStart w:id="58" w:name="_Toc482625756"/>
      <w:r w:rsidRPr="00266578">
        <w:rPr>
          <w:rFonts w:cstheme="minorHAnsi"/>
        </w:rPr>
        <w:lastRenderedPageBreak/>
        <w:t>Eintrag mit Ackerdaten erstellen</w:t>
      </w:r>
      <w:bookmarkEnd w:id="58"/>
    </w:p>
    <w:p w:rsidR="00D26579" w:rsidRPr="00266578" w:rsidRDefault="00645572">
      <w:pPr>
        <w:spacing w:line="276" w:lineRule="auto"/>
        <w:rPr>
          <w:rFonts w:cstheme="minorHAnsi"/>
        </w:rPr>
      </w:pPr>
      <w:r w:rsidRPr="00266578">
        <w:rPr>
          <w:rFonts w:cstheme="minorHAnsi"/>
          <w:b/>
          <w:color w:val="767171" w:themeColor="background2" w:themeShade="80"/>
        </w:rPr>
        <w:t>Beschreibung</w:t>
      </w:r>
      <w:r w:rsidRPr="00266578">
        <w:rPr>
          <w:rFonts w:cstheme="minorHAnsi"/>
        </w:rPr>
        <w:t xml:space="preserve">: Der User muss einen Eintrag erstellen können, wo Relevante Daten der Anbaufläche eingegeben werden zum weiteren Speichern und Verarbeiten auf dem Server. Die Einträge mit Ackerdaten werden in einer Liste im Userprofil gespeichert. Die Daten werden auf dem Client interaktiv mit Grafiken, Animationen und Bildern dargestellt. </w:t>
      </w:r>
    </w:p>
    <w:p w:rsidR="00D26579" w:rsidRPr="00266578" w:rsidRDefault="00645572">
      <w:pPr>
        <w:spacing w:line="276" w:lineRule="auto"/>
        <w:rPr>
          <w:rFonts w:cstheme="minorHAnsi"/>
        </w:rPr>
      </w:pPr>
      <w:r w:rsidRPr="00266578">
        <w:rPr>
          <w:rFonts w:cstheme="minorHAnsi"/>
          <w:b/>
          <w:color w:val="767171" w:themeColor="background2" w:themeShade="80"/>
        </w:rPr>
        <w:t>Exit</w:t>
      </w:r>
      <w:r w:rsidRPr="00266578">
        <w:rPr>
          <w:rFonts w:cstheme="minorHAnsi"/>
        </w:rPr>
        <w:t>: Eintrag wird erstellt und in der Datenbank gespeichert, wenn alle für die Verarbeitung relevante Daten eingegeben wurden. Anhand der evaluierten Daten wird die Visualisierung angepasst.</w:t>
      </w:r>
    </w:p>
    <w:p w:rsidR="00D26579" w:rsidRPr="00266578" w:rsidRDefault="00645572">
      <w:pPr>
        <w:spacing w:line="276" w:lineRule="auto"/>
        <w:rPr>
          <w:rFonts w:cstheme="minorHAnsi"/>
        </w:rPr>
      </w:pPr>
      <w:r w:rsidRPr="00266578">
        <w:rPr>
          <w:rFonts w:cstheme="minorHAnsi"/>
          <w:b/>
          <w:color w:val="767171" w:themeColor="background2" w:themeShade="80"/>
        </w:rPr>
        <w:t>Fail</w:t>
      </w:r>
      <w:r w:rsidRPr="00266578">
        <w:rPr>
          <w:rFonts w:cstheme="minorHAnsi"/>
        </w:rPr>
        <w:t xml:space="preserve">: Der Benutzer ist nicht berechtigt zum Erstellen der Einträge oder die Daten nicht vollständig sind. </w:t>
      </w:r>
    </w:p>
    <w:p w:rsidR="00D26579" w:rsidRPr="00266578" w:rsidRDefault="00645572">
      <w:pPr>
        <w:spacing w:line="276" w:lineRule="auto"/>
        <w:rPr>
          <w:rFonts w:cstheme="minorHAnsi"/>
        </w:rPr>
      </w:pPr>
      <w:proofErr w:type="spellStart"/>
      <w:r w:rsidRPr="00266578">
        <w:rPr>
          <w:rFonts w:cstheme="minorHAnsi"/>
          <w:b/>
          <w:color w:val="767171" w:themeColor="background2" w:themeShade="80"/>
        </w:rPr>
        <w:t>Fallback</w:t>
      </w:r>
      <w:proofErr w:type="spellEnd"/>
      <w:r w:rsidRPr="00266578">
        <w:rPr>
          <w:rFonts w:cstheme="minorHAnsi"/>
        </w:rPr>
        <w:t>: Die Daten sollen bei Eingabe auf dem Client validiert werden.</w:t>
      </w:r>
    </w:p>
    <w:p w:rsidR="00D26579" w:rsidRPr="00266578" w:rsidRDefault="00645572">
      <w:pPr>
        <w:pStyle w:val="berschrift2"/>
        <w:numPr>
          <w:ilvl w:val="1"/>
          <w:numId w:val="1"/>
        </w:numPr>
        <w:spacing w:before="0" w:after="240"/>
        <w:rPr>
          <w:rFonts w:cstheme="minorHAnsi"/>
        </w:rPr>
      </w:pPr>
      <w:bookmarkStart w:id="59" w:name="_Toc482625757"/>
      <w:proofErr w:type="spellStart"/>
      <w:r w:rsidRPr="00266578">
        <w:rPr>
          <w:rFonts w:cstheme="minorHAnsi"/>
        </w:rPr>
        <w:t>Collaborators</w:t>
      </w:r>
      <w:proofErr w:type="spellEnd"/>
      <w:r w:rsidRPr="00266578">
        <w:rPr>
          <w:rFonts w:cstheme="minorHAnsi"/>
        </w:rPr>
        <w:t xml:space="preserve"> dem Eintrag hinzufügen</w:t>
      </w:r>
      <w:bookmarkEnd w:id="59"/>
    </w:p>
    <w:p w:rsidR="00D26579" w:rsidRPr="00266578" w:rsidRDefault="00645572">
      <w:pPr>
        <w:spacing w:line="276" w:lineRule="auto"/>
        <w:rPr>
          <w:rFonts w:cstheme="minorHAnsi"/>
        </w:rPr>
      </w:pPr>
      <w:r w:rsidRPr="00266578">
        <w:rPr>
          <w:rFonts w:cstheme="minorHAnsi"/>
          <w:b/>
          <w:color w:val="767171" w:themeColor="background2" w:themeShade="80"/>
        </w:rPr>
        <w:t>Beschreibung</w:t>
      </w:r>
      <w:r w:rsidRPr="00266578">
        <w:rPr>
          <w:rFonts w:cstheme="minorHAnsi"/>
        </w:rPr>
        <w:t xml:space="preserve">: Der User muss einem Eintrag als </w:t>
      </w:r>
      <w:proofErr w:type="spellStart"/>
      <w:r w:rsidRPr="00266578">
        <w:rPr>
          <w:rFonts w:cstheme="minorHAnsi"/>
        </w:rPr>
        <w:t>Collaborator</w:t>
      </w:r>
      <w:proofErr w:type="spellEnd"/>
      <w:r w:rsidRPr="00266578">
        <w:rPr>
          <w:rFonts w:cstheme="minorHAnsi"/>
        </w:rPr>
        <w:t xml:space="preserve"> hinzugefügt werden, damit er die Ackerdaten ansehen kann und dazu spezialisierte Empfehlungen erhält. </w:t>
      </w:r>
    </w:p>
    <w:p w:rsidR="00D26579" w:rsidRPr="00266578" w:rsidRDefault="00645572">
      <w:pPr>
        <w:spacing w:line="276" w:lineRule="auto"/>
        <w:rPr>
          <w:rFonts w:cstheme="minorHAnsi"/>
        </w:rPr>
      </w:pPr>
      <w:r w:rsidRPr="00266578">
        <w:rPr>
          <w:rFonts w:cstheme="minorHAnsi"/>
          <w:b/>
          <w:color w:val="767171" w:themeColor="background2" w:themeShade="80"/>
        </w:rPr>
        <w:t>Exit</w:t>
      </w:r>
      <w:r w:rsidRPr="00266578">
        <w:rPr>
          <w:rFonts w:cstheme="minorHAnsi"/>
        </w:rPr>
        <w:t>: Profil des Benutzers wird in der Datenbank gefunden und dem Eintrag hinzugefügt. Die Datenbanksuche darf nicht länger als 5-10 Sekunden dauern.</w:t>
      </w:r>
    </w:p>
    <w:p w:rsidR="00D26579" w:rsidRPr="00266578" w:rsidRDefault="00645572">
      <w:pPr>
        <w:spacing w:line="276" w:lineRule="auto"/>
        <w:rPr>
          <w:rFonts w:cstheme="minorHAnsi"/>
        </w:rPr>
      </w:pPr>
      <w:r w:rsidRPr="00266578">
        <w:rPr>
          <w:rFonts w:cstheme="minorHAnsi"/>
          <w:b/>
          <w:color w:val="767171" w:themeColor="background2" w:themeShade="80"/>
        </w:rPr>
        <w:t>Fail</w:t>
      </w:r>
      <w:r w:rsidRPr="00266578">
        <w:rPr>
          <w:rFonts w:cstheme="minorHAnsi"/>
        </w:rPr>
        <w:t>: Das Benutzerprofil wird nicht in der Datenbankgefunden oder die Suche überschreitet die zugelassene Suchzeit.</w:t>
      </w:r>
    </w:p>
    <w:p w:rsidR="00D26579" w:rsidRPr="00266578" w:rsidRDefault="00645572">
      <w:pPr>
        <w:spacing w:line="276" w:lineRule="auto"/>
        <w:rPr>
          <w:rFonts w:cstheme="minorHAnsi"/>
        </w:rPr>
      </w:pPr>
      <w:proofErr w:type="spellStart"/>
      <w:r w:rsidRPr="00266578">
        <w:rPr>
          <w:rFonts w:cstheme="minorHAnsi"/>
          <w:b/>
          <w:color w:val="767171" w:themeColor="background2" w:themeShade="80"/>
        </w:rPr>
        <w:t>Fallback</w:t>
      </w:r>
      <w:proofErr w:type="spellEnd"/>
      <w:r w:rsidRPr="00266578">
        <w:rPr>
          <w:rFonts w:cstheme="minorHAnsi"/>
        </w:rPr>
        <w:t>: Stattdessen wird die Mobiltelefonnummer des Users eingegeben, damit die Kommunikation über ein Mobiltelefon sattfinden kann.</w:t>
      </w:r>
    </w:p>
    <w:p w:rsidR="00D26579" w:rsidRPr="00266578" w:rsidRDefault="00645572">
      <w:pPr>
        <w:pStyle w:val="berschrift2"/>
        <w:numPr>
          <w:ilvl w:val="1"/>
          <w:numId w:val="1"/>
        </w:numPr>
        <w:spacing w:before="0" w:after="240"/>
        <w:rPr>
          <w:rFonts w:cstheme="minorHAnsi"/>
        </w:rPr>
      </w:pPr>
      <w:bookmarkStart w:id="60" w:name="_Toc482625758"/>
      <w:r w:rsidRPr="00266578">
        <w:rPr>
          <w:rFonts w:cstheme="minorHAnsi"/>
        </w:rPr>
        <w:t>Effiziente Datenübertragung</w:t>
      </w:r>
      <w:bookmarkEnd w:id="60"/>
    </w:p>
    <w:p w:rsidR="00D26579" w:rsidRPr="00266578" w:rsidRDefault="00645572">
      <w:pPr>
        <w:spacing w:line="276" w:lineRule="auto"/>
        <w:rPr>
          <w:rFonts w:cstheme="minorHAnsi"/>
        </w:rPr>
      </w:pPr>
      <w:r w:rsidRPr="00266578">
        <w:rPr>
          <w:rFonts w:cstheme="minorHAnsi"/>
          <w:b/>
          <w:color w:val="767171" w:themeColor="background2" w:themeShade="80"/>
        </w:rPr>
        <w:t>Beschreibung</w:t>
      </w:r>
      <w:r w:rsidRPr="00266578">
        <w:rPr>
          <w:rFonts w:cstheme="minorHAnsi"/>
        </w:rPr>
        <w:t>: Die Daten Übertragung zwischen Systemkomponenten muss effizient realisiert werden, so das im JSON – Format nur für Verarbeitung relevante Daten übertragen werden, und keine Bilder, Audio oder Video Dateien.</w:t>
      </w:r>
    </w:p>
    <w:p w:rsidR="00D26579" w:rsidRPr="00266578" w:rsidRDefault="00645572">
      <w:pPr>
        <w:spacing w:line="276" w:lineRule="auto"/>
        <w:rPr>
          <w:rFonts w:cstheme="minorHAnsi"/>
        </w:rPr>
      </w:pPr>
      <w:r w:rsidRPr="00266578">
        <w:rPr>
          <w:rFonts w:cstheme="minorHAnsi"/>
          <w:b/>
          <w:color w:val="767171" w:themeColor="background2" w:themeShade="80"/>
        </w:rPr>
        <w:t>Exit</w:t>
      </w:r>
      <w:r w:rsidRPr="00266578">
        <w:rPr>
          <w:rFonts w:cstheme="minorHAnsi"/>
        </w:rPr>
        <w:t xml:space="preserve">: Es wird geringer Datenvolumen zwischen Komponenten transferiert. Die Daten zur Visualisierung der Informationen werden lokal auf dem Client – Gerät gespeichert und abgerufen.    </w:t>
      </w:r>
    </w:p>
    <w:p w:rsidR="00D26579" w:rsidRPr="00266578" w:rsidRDefault="00645572">
      <w:pPr>
        <w:spacing w:line="276" w:lineRule="auto"/>
        <w:rPr>
          <w:rFonts w:cstheme="minorHAnsi"/>
        </w:rPr>
      </w:pPr>
      <w:r w:rsidRPr="00266578">
        <w:rPr>
          <w:rFonts w:cstheme="minorHAnsi"/>
          <w:b/>
          <w:color w:val="767171" w:themeColor="background2" w:themeShade="80"/>
        </w:rPr>
        <w:t>Fail</w:t>
      </w:r>
      <w:r w:rsidRPr="00266578">
        <w:rPr>
          <w:rFonts w:cstheme="minorHAnsi"/>
        </w:rPr>
        <w:t>: Datenübertragung wird stakt beeinträchtigt oder abgebrochen.</w:t>
      </w:r>
    </w:p>
    <w:p w:rsidR="00D26579" w:rsidRPr="00266578" w:rsidRDefault="00645572">
      <w:pPr>
        <w:spacing w:line="276" w:lineRule="auto"/>
        <w:rPr>
          <w:rFonts w:cstheme="minorHAnsi"/>
        </w:rPr>
      </w:pPr>
      <w:proofErr w:type="spellStart"/>
      <w:r w:rsidRPr="00266578">
        <w:rPr>
          <w:rFonts w:cstheme="minorHAnsi"/>
          <w:b/>
          <w:color w:val="767171" w:themeColor="background2" w:themeShade="80"/>
        </w:rPr>
        <w:t>Fallback</w:t>
      </w:r>
      <w:proofErr w:type="spellEnd"/>
      <w:r w:rsidRPr="00266578">
        <w:rPr>
          <w:rFonts w:cstheme="minorHAnsi"/>
        </w:rPr>
        <w:t xml:space="preserve">: Schlechte </w:t>
      </w:r>
      <w:proofErr w:type="spellStart"/>
      <w:r w:rsidRPr="00266578">
        <w:rPr>
          <w:rFonts w:cstheme="minorHAnsi"/>
        </w:rPr>
        <w:t>Kommunikationsinfrasktutur</w:t>
      </w:r>
      <w:proofErr w:type="spellEnd"/>
      <w:r w:rsidRPr="00266578">
        <w:rPr>
          <w:rFonts w:cstheme="minorHAnsi"/>
        </w:rPr>
        <w:t xml:space="preserve"> in den betroffenen Ländern muss bei der Entwicklung der Systemarchitektur berücksichtig werden. Längere Datenübertragungszeiten sollen zugelassen werden, im Fail – Fall soll die Anfrage erneut gesendet werden.  </w:t>
      </w:r>
    </w:p>
    <w:p w:rsidR="00D26579" w:rsidRPr="00266578" w:rsidRDefault="00645572">
      <w:pPr>
        <w:pStyle w:val="berschrift2"/>
        <w:numPr>
          <w:ilvl w:val="1"/>
          <w:numId w:val="1"/>
        </w:numPr>
        <w:spacing w:before="0" w:after="240"/>
        <w:rPr>
          <w:rFonts w:cstheme="minorHAnsi"/>
        </w:rPr>
      </w:pPr>
      <w:bookmarkStart w:id="61" w:name="_Toc482625759"/>
      <w:r w:rsidRPr="00266578">
        <w:rPr>
          <w:rFonts w:cstheme="minorHAnsi"/>
        </w:rPr>
        <w:t>Auswertung der Bodendaten</w:t>
      </w:r>
      <w:bookmarkEnd w:id="61"/>
    </w:p>
    <w:p w:rsidR="00D26579" w:rsidRPr="00266578" w:rsidRDefault="00645572">
      <w:pPr>
        <w:spacing w:line="276" w:lineRule="auto"/>
        <w:rPr>
          <w:rFonts w:cstheme="minorHAnsi"/>
        </w:rPr>
      </w:pPr>
      <w:r w:rsidRPr="00266578">
        <w:rPr>
          <w:rFonts w:cstheme="minorHAnsi"/>
          <w:b/>
          <w:color w:val="767171" w:themeColor="background2" w:themeShade="80"/>
        </w:rPr>
        <w:t>Beschreibung</w:t>
      </w:r>
      <w:r w:rsidRPr="00266578">
        <w:rPr>
          <w:rFonts w:cstheme="minorHAnsi"/>
        </w:rPr>
        <w:t xml:space="preserve">: Die aufgehobenen Daten werden auf dem Server analysierte und darauf aufbauend werden individuelle Szenarien zum Ackerbau für Benutzer erstellt. Dazu sollen auch </w:t>
      </w:r>
      <w:proofErr w:type="spellStart"/>
      <w:r w:rsidRPr="00266578">
        <w:rPr>
          <w:rFonts w:cstheme="minorHAnsi"/>
        </w:rPr>
        <w:t>informationen</w:t>
      </w:r>
      <w:proofErr w:type="spellEnd"/>
      <w:r w:rsidRPr="00266578">
        <w:rPr>
          <w:rFonts w:cstheme="minorHAnsi"/>
        </w:rPr>
        <w:t xml:space="preserve"> zur aktuellen Wetterbedingungen bezogen werden. Die rechenaufwändigen Algorithmen werden dadurch nicht auf dem Client realisiert und beeinträchtigen nicht die Performance des Endgeräts. </w:t>
      </w:r>
    </w:p>
    <w:p w:rsidR="00D26579" w:rsidRPr="00266578" w:rsidRDefault="00645572">
      <w:pPr>
        <w:spacing w:line="276" w:lineRule="auto"/>
        <w:rPr>
          <w:rFonts w:cstheme="minorHAnsi"/>
        </w:rPr>
      </w:pPr>
      <w:r w:rsidRPr="00266578">
        <w:rPr>
          <w:rFonts w:cstheme="minorHAnsi"/>
          <w:b/>
          <w:color w:val="767171" w:themeColor="background2" w:themeShade="80"/>
        </w:rPr>
        <w:t>Exit</w:t>
      </w:r>
      <w:r w:rsidRPr="00266578">
        <w:rPr>
          <w:rFonts w:cstheme="minorHAnsi"/>
        </w:rPr>
        <w:t xml:space="preserve">: Die Daten werden ausgewertet und zur weiteren Verarbeitung an den Client geschickt.    </w:t>
      </w:r>
    </w:p>
    <w:p w:rsidR="00D26579" w:rsidRPr="00266578" w:rsidRDefault="00645572">
      <w:pPr>
        <w:spacing w:line="276" w:lineRule="auto"/>
        <w:rPr>
          <w:rFonts w:cstheme="minorHAnsi"/>
        </w:rPr>
      </w:pPr>
      <w:r w:rsidRPr="00266578">
        <w:rPr>
          <w:rFonts w:cstheme="minorHAnsi"/>
          <w:b/>
          <w:color w:val="767171" w:themeColor="background2" w:themeShade="80"/>
        </w:rPr>
        <w:lastRenderedPageBreak/>
        <w:t>Fail</w:t>
      </w:r>
      <w:r w:rsidRPr="00266578">
        <w:rPr>
          <w:rFonts w:cstheme="minorHAnsi"/>
        </w:rPr>
        <w:t>: Der Algorithmus arbeitet fehlerhaft oder die Daten sind zur Analyse sind nicht vollständig, so dass nicht valide Empfehlungen für Benutzer erstellt werden.</w:t>
      </w:r>
    </w:p>
    <w:p w:rsidR="00D26579" w:rsidRPr="00266578" w:rsidRDefault="00645572">
      <w:pPr>
        <w:spacing w:line="276" w:lineRule="auto"/>
        <w:rPr>
          <w:rFonts w:cstheme="minorHAnsi"/>
        </w:rPr>
      </w:pPr>
      <w:proofErr w:type="spellStart"/>
      <w:r w:rsidRPr="00266578">
        <w:rPr>
          <w:rFonts w:cstheme="minorHAnsi"/>
          <w:b/>
          <w:color w:val="767171" w:themeColor="background2" w:themeShade="80"/>
        </w:rPr>
        <w:t>Fallback</w:t>
      </w:r>
      <w:proofErr w:type="spellEnd"/>
      <w:r w:rsidRPr="00266578">
        <w:rPr>
          <w:rFonts w:cstheme="minorHAnsi"/>
        </w:rPr>
        <w:t xml:space="preserve">: Dem Benutzer wird eine standarisierte nicht individuell angepasste Anleitung angezeigt.  </w:t>
      </w:r>
    </w:p>
    <w:p w:rsidR="00D26579" w:rsidRPr="00266578" w:rsidRDefault="00645572">
      <w:pPr>
        <w:pStyle w:val="berschrift2"/>
        <w:numPr>
          <w:ilvl w:val="1"/>
          <w:numId w:val="1"/>
        </w:numPr>
        <w:spacing w:before="0" w:after="240"/>
        <w:rPr>
          <w:rFonts w:cstheme="minorHAnsi"/>
        </w:rPr>
      </w:pPr>
      <w:bookmarkStart w:id="62" w:name="_Toc482625760"/>
      <w:r w:rsidRPr="00266578">
        <w:rPr>
          <w:rFonts w:cstheme="minorHAnsi"/>
        </w:rPr>
        <w:t>Effiziente Erstellung interaktiver Anleitungen</w:t>
      </w:r>
      <w:bookmarkEnd w:id="62"/>
    </w:p>
    <w:p w:rsidR="00D26579" w:rsidRPr="00266578" w:rsidRDefault="00645572">
      <w:pPr>
        <w:spacing w:line="276" w:lineRule="auto"/>
        <w:rPr>
          <w:rFonts w:cstheme="minorHAnsi"/>
        </w:rPr>
      </w:pPr>
      <w:r w:rsidRPr="00266578">
        <w:rPr>
          <w:rFonts w:cstheme="minorHAnsi"/>
          <w:b/>
          <w:color w:val="767171" w:themeColor="background2" w:themeShade="80"/>
        </w:rPr>
        <w:t>Beschreibung</w:t>
      </w:r>
      <w:r w:rsidRPr="00266578">
        <w:rPr>
          <w:rFonts w:cstheme="minorHAnsi"/>
        </w:rPr>
        <w:t>: Es Werden dynamisch personalisierte Anleitungen auf dem Client in interaktiver form dargestellt. Dazu verwendete Bild – Audio oder – Videodateien sollen lokal in möglichst komprimierter Form vorliegen, so dass die Performance und Akkuleistung des Endgeräts nicht beeinträchtigt wird.</w:t>
      </w:r>
    </w:p>
    <w:p w:rsidR="00D26579" w:rsidRPr="00266578" w:rsidRDefault="00645572">
      <w:pPr>
        <w:spacing w:line="276" w:lineRule="auto"/>
        <w:rPr>
          <w:rFonts w:cstheme="minorHAnsi"/>
        </w:rPr>
      </w:pPr>
      <w:r w:rsidRPr="00266578">
        <w:rPr>
          <w:rFonts w:cstheme="minorHAnsi"/>
          <w:b/>
          <w:color w:val="767171" w:themeColor="background2" w:themeShade="80"/>
        </w:rPr>
        <w:t>Exit</w:t>
      </w:r>
      <w:r w:rsidRPr="00266578">
        <w:rPr>
          <w:rFonts w:cstheme="minorHAnsi"/>
        </w:rPr>
        <w:t xml:space="preserve">: Die Anleitungen werden auf Basis der vom Server Erhaltenen Daten erstellt und interaktiv dargestellt.    </w:t>
      </w:r>
    </w:p>
    <w:p w:rsidR="00D26579" w:rsidRPr="00266578" w:rsidRDefault="00645572">
      <w:pPr>
        <w:spacing w:line="276" w:lineRule="auto"/>
        <w:rPr>
          <w:rFonts w:cstheme="minorHAnsi"/>
        </w:rPr>
      </w:pPr>
      <w:r w:rsidRPr="00266578">
        <w:rPr>
          <w:rFonts w:cstheme="minorHAnsi"/>
          <w:b/>
          <w:color w:val="767171" w:themeColor="background2" w:themeShade="80"/>
        </w:rPr>
        <w:t>Fail</w:t>
      </w:r>
      <w:r w:rsidRPr="00266578">
        <w:rPr>
          <w:rFonts w:cstheme="minorHAnsi"/>
        </w:rPr>
        <w:t>: Der Algorithmus arbeitet fehlerhaft oder die lokalen Daten werden zu lange geladen oder können nicht gelesen werden. Dadurch wird der Client stakt belastet und die Anleitungen werden nicht angezeigt.</w:t>
      </w:r>
    </w:p>
    <w:p w:rsidR="00D26579" w:rsidRPr="00266578" w:rsidRDefault="00645572">
      <w:pPr>
        <w:spacing w:line="276" w:lineRule="auto"/>
        <w:rPr>
          <w:rFonts w:cstheme="minorHAnsi"/>
        </w:rPr>
      </w:pPr>
      <w:proofErr w:type="spellStart"/>
      <w:r w:rsidRPr="00266578">
        <w:rPr>
          <w:rFonts w:cstheme="minorHAnsi"/>
          <w:b/>
          <w:color w:val="767171" w:themeColor="background2" w:themeShade="80"/>
        </w:rPr>
        <w:t>Fallback</w:t>
      </w:r>
      <w:proofErr w:type="spellEnd"/>
      <w:r w:rsidRPr="00266578">
        <w:rPr>
          <w:rFonts w:cstheme="minorHAnsi"/>
        </w:rPr>
        <w:t>: Eine in textueller Form gestaltete Anleitung anzeigen. Auf die interaktive Visualisierung wird verzichtet.</w:t>
      </w:r>
    </w:p>
    <w:p w:rsidR="00D26579" w:rsidRPr="00266578" w:rsidRDefault="00645572">
      <w:pPr>
        <w:pStyle w:val="berschrift2"/>
        <w:numPr>
          <w:ilvl w:val="1"/>
          <w:numId w:val="1"/>
        </w:numPr>
        <w:spacing w:before="0" w:after="240"/>
        <w:rPr>
          <w:rFonts w:cstheme="minorHAnsi"/>
        </w:rPr>
      </w:pPr>
      <w:bookmarkStart w:id="63" w:name="_Toc482625761"/>
      <w:r w:rsidRPr="00266578">
        <w:rPr>
          <w:rFonts w:cstheme="minorHAnsi"/>
        </w:rPr>
        <w:t>Klimatische Daten der Externen Dienste</w:t>
      </w:r>
      <w:bookmarkEnd w:id="63"/>
    </w:p>
    <w:p w:rsidR="00D26579" w:rsidRPr="00266578" w:rsidRDefault="00645572">
      <w:pPr>
        <w:spacing w:line="276" w:lineRule="auto"/>
        <w:rPr>
          <w:rFonts w:cstheme="minorHAnsi"/>
        </w:rPr>
      </w:pPr>
      <w:r w:rsidRPr="00266578">
        <w:rPr>
          <w:rFonts w:cstheme="minorHAnsi"/>
          <w:b/>
          <w:color w:val="767171" w:themeColor="background2" w:themeShade="80"/>
        </w:rPr>
        <w:t>Beschreibung</w:t>
      </w:r>
      <w:r w:rsidRPr="00266578">
        <w:rPr>
          <w:rFonts w:cstheme="minorHAnsi"/>
        </w:rPr>
        <w:t>: Zur Erstellung der genaueren Empfehlungen werden klimatische Daten von externen Diensten gebraucht. Abhängig von aktuellen Wetterbedingungen werden die Empfehlungen ständig aktualisiert.</w:t>
      </w:r>
    </w:p>
    <w:p w:rsidR="00D26579" w:rsidRPr="00266578" w:rsidRDefault="00645572">
      <w:pPr>
        <w:spacing w:line="276" w:lineRule="auto"/>
        <w:rPr>
          <w:rFonts w:cstheme="minorHAnsi"/>
        </w:rPr>
      </w:pPr>
      <w:r w:rsidRPr="00266578">
        <w:rPr>
          <w:rFonts w:cstheme="minorHAnsi"/>
          <w:b/>
          <w:color w:val="767171" w:themeColor="background2" w:themeShade="80"/>
        </w:rPr>
        <w:t>Exit</w:t>
      </w:r>
      <w:r w:rsidRPr="00266578">
        <w:rPr>
          <w:rFonts w:cstheme="minorHAnsi"/>
        </w:rPr>
        <w:t xml:space="preserve">: Die Wetterdaten werden erfolgreich von externen Diensten abgefragt und zur Analyse der Bodendaten und Definition der Anleitungen herangezogen. </w:t>
      </w:r>
    </w:p>
    <w:p w:rsidR="00D26579" w:rsidRPr="00266578" w:rsidRDefault="00645572">
      <w:pPr>
        <w:spacing w:line="276" w:lineRule="auto"/>
        <w:rPr>
          <w:rFonts w:cstheme="minorHAnsi"/>
        </w:rPr>
      </w:pPr>
      <w:r w:rsidRPr="00266578">
        <w:rPr>
          <w:rFonts w:cstheme="minorHAnsi"/>
          <w:b/>
          <w:color w:val="767171" w:themeColor="background2" w:themeShade="80"/>
        </w:rPr>
        <w:t>Fail</w:t>
      </w:r>
      <w:r w:rsidRPr="00266578">
        <w:rPr>
          <w:rFonts w:cstheme="minorHAnsi"/>
        </w:rPr>
        <w:t>: Der externe Dienst ist nicht erreichbar oder die gelieferten Daten sind nicht valide. Die Anleitungen werden fehlerhaft.</w:t>
      </w:r>
    </w:p>
    <w:p w:rsidR="00D26579" w:rsidRPr="00266578" w:rsidRDefault="00645572">
      <w:pPr>
        <w:spacing w:line="276" w:lineRule="auto"/>
        <w:rPr>
          <w:rFonts w:cstheme="minorHAnsi"/>
        </w:rPr>
      </w:pPr>
      <w:proofErr w:type="spellStart"/>
      <w:r w:rsidRPr="00266578">
        <w:rPr>
          <w:rFonts w:cstheme="minorHAnsi"/>
          <w:b/>
          <w:color w:val="767171" w:themeColor="background2" w:themeShade="80"/>
        </w:rPr>
        <w:t>Fallback</w:t>
      </w:r>
      <w:proofErr w:type="spellEnd"/>
      <w:r w:rsidRPr="00266578">
        <w:rPr>
          <w:rFonts w:cstheme="minorHAnsi"/>
        </w:rPr>
        <w:t>: Es müssen alternative zuverlässige Dienste verwendet werden oder es wird auf externe Daten verzichtet. Dadurch werden die Anleitungen nicht Wetterabhängig dargestellt.</w:t>
      </w:r>
    </w:p>
    <w:p w:rsidR="00D26579" w:rsidRPr="00266578" w:rsidRDefault="00645572">
      <w:pPr>
        <w:pStyle w:val="berschrift2"/>
        <w:numPr>
          <w:ilvl w:val="1"/>
          <w:numId w:val="1"/>
        </w:numPr>
        <w:spacing w:before="0" w:after="240" w:line="276" w:lineRule="auto"/>
        <w:rPr>
          <w:rFonts w:cstheme="minorHAnsi"/>
        </w:rPr>
      </w:pPr>
      <w:bookmarkStart w:id="64" w:name="_Toc482625762"/>
      <w:r w:rsidRPr="00266578">
        <w:rPr>
          <w:rFonts w:cstheme="minorHAnsi"/>
        </w:rPr>
        <w:t>Erstellung der Anleitungen für Mobiltelefone</w:t>
      </w:r>
      <w:bookmarkEnd w:id="64"/>
    </w:p>
    <w:p w:rsidR="00D26579" w:rsidRPr="00266578" w:rsidRDefault="00645572">
      <w:pPr>
        <w:spacing w:line="276" w:lineRule="auto"/>
        <w:rPr>
          <w:rFonts w:cstheme="minorHAnsi"/>
        </w:rPr>
      </w:pPr>
      <w:r w:rsidRPr="00266578">
        <w:rPr>
          <w:rFonts w:cstheme="minorHAnsi"/>
          <w:b/>
          <w:color w:val="767171" w:themeColor="background2" w:themeShade="80"/>
        </w:rPr>
        <w:t>Beschreibung</w:t>
      </w:r>
      <w:r w:rsidRPr="00266578">
        <w:rPr>
          <w:rFonts w:cstheme="minorHAnsi"/>
        </w:rPr>
        <w:t>: Falls ein Benutzer kein Smartphone besitz, soll er die Empfehlungen in vereinfachter Form zeitnah auf seinem Mobiltelefon per SMS erhalten.</w:t>
      </w:r>
    </w:p>
    <w:p w:rsidR="00D26579" w:rsidRPr="00266578" w:rsidRDefault="00645572">
      <w:pPr>
        <w:spacing w:line="276" w:lineRule="auto"/>
        <w:rPr>
          <w:rFonts w:cstheme="minorHAnsi"/>
        </w:rPr>
      </w:pPr>
      <w:r w:rsidRPr="00266578">
        <w:rPr>
          <w:rFonts w:cstheme="minorHAnsi"/>
          <w:b/>
          <w:color w:val="767171" w:themeColor="background2" w:themeShade="80"/>
        </w:rPr>
        <w:t>Exit</w:t>
      </w:r>
      <w:r w:rsidRPr="00266578">
        <w:rPr>
          <w:rFonts w:cstheme="minorHAnsi"/>
        </w:rPr>
        <w:t xml:space="preserve">: Aktuelle Informationen werden per SMS an die Telefonnummer des Benutzers verschickt. </w:t>
      </w:r>
    </w:p>
    <w:p w:rsidR="00D26579" w:rsidRPr="00266578" w:rsidRDefault="00645572">
      <w:pPr>
        <w:spacing w:line="276" w:lineRule="auto"/>
        <w:rPr>
          <w:rFonts w:cstheme="minorHAnsi"/>
        </w:rPr>
      </w:pPr>
      <w:r w:rsidRPr="00266578">
        <w:rPr>
          <w:rFonts w:cstheme="minorHAnsi"/>
          <w:b/>
          <w:color w:val="767171" w:themeColor="background2" w:themeShade="80"/>
        </w:rPr>
        <w:t>Fail</w:t>
      </w:r>
      <w:r w:rsidRPr="00266578">
        <w:rPr>
          <w:rFonts w:cstheme="minorHAnsi"/>
        </w:rPr>
        <w:t>: SMS wird nicht verschickt, da das SMS Gateway nicht erreichbar ist. Oder die Funktion wird gar nicht realisiert, da das Verschicken von SMS kostenpflichtig ist.</w:t>
      </w:r>
    </w:p>
    <w:p w:rsidR="00D26579" w:rsidRPr="00266578" w:rsidRDefault="00645572">
      <w:pPr>
        <w:rPr>
          <w:rFonts w:cstheme="minorHAnsi"/>
        </w:rPr>
      </w:pPr>
      <w:proofErr w:type="spellStart"/>
      <w:r w:rsidRPr="00266578">
        <w:rPr>
          <w:rFonts w:cstheme="minorHAnsi"/>
          <w:b/>
          <w:color w:val="767171" w:themeColor="background2" w:themeShade="80"/>
        </w:rPr>
        <w:t>Fallback</w:t>
      </w:r>
      <w:proofErr w:type="spellEnd"/>
      <w:r w:rsidRPr="00266578">
        <w:rPr>
          <w:rFonts w:cstheme="minorHAnsi"/>
        </w:rPr>
        <w:t>: Auf die Funktion kann wird verzichtet. Die Helfer informieren die Ackerbauer vor Ort informieren.</w:t>
      </w:r>
    </w:p>
    <w:p w:rsidR="00D26579" w:rsidRPr="00266578" w:rsidRDefault="00645572">
      <w:pPr>
        <w:pStyle w:val="berschrift2"/>
        <w:numPr>
          <w:ilvl w:val="1"/>
          <w:numId w:val="1"/>
        </w:numPr>
        <w:spacing w:before="0" w:after="240"/>
        <w:rPr>
          <w:rFonts w:cstheme="minorHAnsi"/>
        </w:rPr>
      </w:pPr>
      <w:bookmarkStart w:id="65" w:name="_Toc482625763"/>
      <w:r w:rsidRPr="00266578">
        <w:rPr>
          <w:rFonts w:cstheme="minorHAnsi"/>
        </w:rPr>
        <w:t>Didaktische Darstellung der Informationen</w:t>
      </w:r>
      <w:bookmarkEnd w:id="65"/>
    </w:p>
    <w:p w:rsidR="00D26579" w:rsidRPr="00266578" w:rsidRDefault="00645572">
      <w:pPr>
        <w:spacing w:line="276" w:lineRule="auto"/>
        <w:rPr>
          <w:rFonts w:cstheme="minorHAnsi"/>
        </w:rPr>
      </w:pPr>
      <w:r w:rsidRPr="00266578">
        <w:rPr>
          <w:rFonts w:cstheme="minorHAnsi"/>
          <w:b/>
          <w:color w:val="767171" w:themeColor="background2" w:themeShade="80"/>
        </w:rPr>
        <w:t>Beschreibung</w:t>
      </w:r>
      <w:r w:rsidRPr="00266578">
        <w:rPr>
          <w:rFonts w:cstheme="minorHAnsi"/>
        </w:rPr>
        <w:t xml:space="preserve">: Die Informationen sollen didaktisch sinnvoll Visualisiert oder in anderen Formen dargestellt werden, damit auch die </w:t>
      </w:r>
      <w:proofErr w:type="spellStart"/>
      <w:r w:rsidRPr="00266578">
        <w:rPr>
          <w:rFonts w:cstheme="minorHAnsi"/>
        </w:rPr>
        <w:t>analphabeten</w:t>
      </w:r>
      <w:proofErr w:type="spellEnd"/>
      <w:r w:rsidRPr="00266578">
        <w:rPr>
          <w:rFonts w:cstheme="minorHAnsi"/>
        </w:rPr>
        <w:t xml:space="preserve"> Benutzer sie nachvollziehen können.</w:t>
      </w:r>
    </w:p>
    <w:p w:rsidR="00D26579" w:rsidRPr="00266578" w:rsidRDefault="00645572">
      <w:pPr>
        <w:spacing w:line="276" w:lineRule="auto"/>
        <w:rPr>
          <w:rFonts w:cstheme="minorHAnsi"/>
        </w:rPr>
      </w:pPr>
      <w:r w:rsidRPr="00266578">
        <w:rPr>
          <w:rFonts w:cstheme="minorHAnsi"/>
          <w:b/>
          <w:color w:val="767171" w:themeColor="background2" w:themeShade="80"/>
        </w:rPr>
        <w:lastRenderedPageBreak/>
        <w:t>Exit</w:t>
      </w:r>
      <w:r w:rsidRPr="00266578">
        <w:rPr>
          <w:rFonts w:cstheme="minorHAnsi"/>
        </w:rPr>
        <w:t xml:space="preserve">: Die dargestellten Informationen sind klar dargestellt und sind für alle Stakeholder verständlich. </w:t>
      </w:r>
    </w:p>
    <w:p w:rsidR="00D26579" w:rsidRPr="00266578" w:rsidRDefault="00645572">
      <w:pPr>
        <w:spacing w:line="276" w:lineRule="auto"/>
        <w:rPr>
          <w:rFonts w:cstheme="minorHAnsi"/>
        </w:rPr>
      </w:pPr>
      <w:r w:rsidRPr="00266578">
        <w:rPr>
          <w:rFonts w:cstheme="minorHAnsi"/>
          <w:b/>
          <w:color w:val="767171" w:themeColor="background2" w:themeShade="80"/>
        </w:rPr>
        <w:t>Fail</w:t>
      </w:r>
      <w:r w:rsidRPr="00266578">
        <w:rPr>
          <w:rFonts w:cstheme="minorHAnsi"/>
        </w:rPr>
        <w:t xml:space="preserve">: Die Form der Informationsdarstellung ist ungeeignet, so dass das System nicht für alle </w:t>
      </w:r>
      <w:proofErr w:type="spellStart"/>
      <w:r w:rsidRPr="00266578">
        <w:rPr>
          <w:rFonts w:cstheme="minorHAnsi"/>
        </w:rPr>
        <w:t>Stakeholdergruppen</w:t>
      </w:r>
      <w:proofErr w:type="spellEnd"/>
      <w:r w:rsidRPr="00266578">
        <w:rPr>
          <w:rFonts w:cstheme="minorHAnsi"/>
        </w:rPr>
        <w:t xml:space="preserve"> gebrauchstauglich wird.</w:t>
      </w:r>
    </w:p>
    <w:p w:rsidR="00D26579" w:rsidRPr="00266578" w:rsidRDefault="00645572">
      <w:pPr>
        <w:rPr>
          <w:rFonts w:cstheme="minorHAnsi"/>
        </w:rPr>
      </w:pPr>
      <w:proofErr w:type="spellStart"/>
      <w:r w:rsidRPr="00266578">
        <w:rPr>
          <w:rFonts w:cstheme="minorHAnsi"/>
          <w:b/>
          <w:color w:val="767171" w:themeColor="background2" w:themeShade="80"/>
        </w:rPr>
        <w:t>Fallback</w:t>
      </w:r>
      <w:proofErr w:type="spellEnd"/>
      <w:r w:rsidRPr="00266578">
        <w:rPr>
          <w:rFonts w:cstheme="minorHAnsi"/>
        </w:rPr>
        <w:t>: Auf die Funktion darf nicht verzichtet werden. Es sollen intensive Recherchen im Bereich der didaktischen Informationsdarstellung und Wissensvermittlung durgeführt werden.</w:t>
      </w:r>
    </w:p>
    <w:p w:rsidR="00D26579" w:rsidRPr="00266578" w:rsidRDefault="00645572">
      <w:pPr>
        <w:pStyle w:val="berschrift2"/>
        <w:numPr>
          <w:ilvl w:val="1"/>
          <w:numId w:val="1"/>
        </w:numPr>
        <w:spacing w:before="0" w:after="240"/>
        <w:rPr>
          <w:rFonts w:cstheme="minorHAnsi"/>
        </w:rPr>
      </w:pPr>
      <w:bookmarkStart w:id="66" w:name="_Toc482625764"/>
      <w:r w:rsidRPr="00266578">
        <w:rPr>
          <w:rFonts w:cstheme="minorHAnsi"/>
        </w:rPr>
        <w:t>Fazit</w:t>
      </w:r>
      <w:bookmarkEnd w:id="66"/>
    </w:p>
    <w:p w:rsidR="00D26579" w:rsidRPr="00266578" w:rsidRDefault="00645572">
      <w:pPr>
        <w:rPr>
          <w:rFonts w:eastAsiaTheme="majorEastAsia" w:cstheme="minorHAnsi"/>
          <w:b/>
          <w:sz w:val="32"/>
          <w:szCs w:val="32"/>
        </w:rPr>
      </w:pPr>
      <w:r w:rsidRPr="00266578">
        <w:rPr>
          <w:rFonts w:cstheme="minorHAnsi"/>
        </w:rPr>
        <w:t>Zu den wichtigsten POCs gehören unter anderem die 8.4, 8.5, 8.9, da diese die Kernfunktionalitäten des Systems beschreiben und den wesentlichen Teil der Entwicklungszeit in Anspruch nehmen werden.</w:t>
      </w:r>
    </w:p>
    <w:p w:rsidR="00D26579" w:rsidRPr="00266578" w:rsidRDefault="00645572">
      <w:pPr>
        <w:pStyle w:val="berschrift1"/>
        <w:numPr>
          <w:ilvl w:val="0"/>
          <w:numId w:val="1"/>
        </w:numPr>
        <w:spacing w:before="0" w:after="240" w:line="276" w:lineRule="auto"/>
        <w:rPr>
          <w:rFonts w:cstheme="minorHAnsi"/>
        </w:rPr>
      </w:pPr>
      <w:bookmarkStart w:id="67" w:name="_Toc482625765"/>
      <w:r w:rsidRPr="00266578">
        <w:rPr>
          <w:rFonts w:cstheme="minorHAnsi"/>
          <w:noProof/>
          <w:lang w:eastAsia="de-DE"/>
        </w:rPr>
        <mc:AlternateContent>
          <mc:Choice Requires="wps">
            <w:drawing>
              <wp:anchor distT="0" distB="0" distL="114300" distR="114300" simplePos="0" relativeHeight="4294966276" behindDoc="0" locked="0" layoutInCell="1" allowOverlap="1" wp14:anchorId="441DE916" wp14:editId="4A83C7D5">
                <wp:simplePos x="0" y="0"/>
                <wp:positionH relativeFrom="margin">
                  <wp:posOffset>243840</wp:posOffset>
                </wp:positionH>
                <wp:positionV relativeFrom="paragraph">
                  <wp:posOffset>227274</wp:posOffset>
                </wp:positionV>
                <wp:extent cx="5674360" cy="43815"/>
                <wp:effectExtent l="0" t="0" r="21590" b="32385"/>
                <wp:wrapNone/>
                <wp:docPr id="15" name="Gerader Verbinder 3"/>
                <wp:cNvGraphicFramePr/>
                <a:graphic xmlns:a="http://schemas.openxmlformats.org/drawingml/2006/main">
                  <a:graphicData uri="http://schemas.microsoft.com/office/word/2010/wordprocessingShape">
                    <wps:wsp>
                      <wps:cNvCnPr/>
                      <wps:spPr>
                        <a:xfrm flipV="1">
                          <a:off x="0" y="0"/>
                          <a:ext cx="5674360" cy="43815"/>
                        </a:xfrm>
                        <a:prstGeom prst="line">
                          <a:avLst/>
                        </a:prstGeom>
                        <a:ln w="19080">
                          <a:solidFill>
                            <a:schemeClr val="bg1">
                              <a:lumMod val="85000"/>
                            </a:schemeClr>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116ADF74" id="Gerader Verbinder 3" o:spid="_x0000_s1026" style="position:absolute;flip:y;z-index:-1020;visibility:visible;mso-wrap-style:square;mso-wrap-distance-left:9pt;mso-wrap-distance-top:0;mso-wrap-distance-right:9pt;mso-wrap-distance-bottom:0;mso-position-horizontal:absolute;mso-position-horizontal-relative:margin;mso-position-vertical:absolute;mso-position-vertical-relative:text" from="19.2pt,17.9pt" to="466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" strokecolor="#d8d8d8 [2732]" strokeweight=".53mm">
                <v:stroke joinstyle="miter"/>
                <w10:wrap anchorx="margin"/>
              </v:line>
            </w:pict>
          </mc:Fallback>
        </mc:AlternateContent>
      </w:r>
      <w:r w:rsidRPr="00266578">
        <w:rPr>
          <w:rFonts w:cstheme="minorHAnsi"/>
        </w:rPr>
        <w:t>Methodischer Rahmen</w:t>
      </w:r>
      <w:bookmarkEnd w:id="67"/>
      <w:r w:rsidRPr="00266578">
        <w:rPr>
          <w:rFonts w:cstheme="minorHAnsi"/>
        </w:rPr>
        <w:t xml:space="preserve"> </w:t>
      </w:r>
    </w:p>
    <w:p w:rsidR="00D26579" w:rsidRPr="00266578" w:rsidRDefault="00645572">
      <w:pPr>
        <w:spacing w:line="276" w:lineRule="auto"/>
        <w:rPr>
          <w:rFonts w:cstheme="minorHAnsi"/>
        </w:rPr>
      </w:pPr>
      <w:r w:rsidRPr="00266578">
        <w:rPr>
          <w:rFonts w:cstheme="minorHAnsi"/>
        </w:rPr>
        <w:t>Im Folgenden werden die Vorgehensmodelle analysiert, im Rahmen derer der Entwicklungsprozess des Systems abgewickelt wird.</w:t>
      </w:r>
    </w:p>
    <w:p w:rsidR="00D26579" w:rsidRPr="00266578" w:rsidRDefault="00645572">
      <w:pPr>
        <w:pStyle w:val="berschrift2"/>
        <w:numPr>
          <w:ilvl w:val="1"/>
          <w:numId w:val="1"/>
        </w:numPr>
        <w:spacing w:before="0" w:after="240"/>
        <w:rPr>
          <w:rFonts w:cstheme="minorHAnsi"/>
        </w:rPr>
      </w:pPr>
      <w:bookmarkStart w:id="68" w:name="_Toc482625766"/>
      <w:r w:rsidRPr="00266578">
        <w:rPr>
          <w:rFonts w:cstheme="minorHAnsi"/>
        </w:rPr>
        <w:t>Auswahl des methodischen Rahmens</w:t>
      </w:r>
      <w:bookmarkEnd w:id="68"/>
    </w:p>
    <w:p w:rsidR="00D26579" w:rsidRPr="00266578" w:rsidRDefault="00645572">
      <w:pPr>
        <w:spacing w:line="276" w:lineRule="auto"/>
        <w:rPr>
          <w:rFonts w:cstheme="minorHAnsi"/>
        </w:rPr>
      </w:pPr>
      <w:r w:rsidRPr="00266578">
        <w:rPr>
          <w:rFonts w:cstheme="minorHAnsi"/>
        </w:rPr>
        <w:t xml:space="preserve">Da das System sich mit einer komplexen Domäne beschäftigt, ist wichtig die Aufgaben der Benutzer detailliert zu analysieren und den Verwendungszweck zu verstehen. In diesem Sinne eignet sich optimal </w:t>
      </w:r>
      <w:r w:rsidRPr="00266578">
        <w:rPr>
          <w:rFonts w:cstheme="minorHAnsi"/>
          <w:b/>
        </w:rPr>
        <w:t xml:space="preserve"> </w:t>
      </w:r>
      <w:proofErr w:type="spellStart"/>
      <w:r w:rsidRPr="00266578">
        <w:rPr>
          <w:rFonts w:cstheme="minorHAnsi"/>
          <w:b/>
        </w:rPr>
        <w:t>Usage</w:t>
      </w:r>
      <w:proofErr w:type="spellEnd"/>
      <w:r w:rsidRPr="00266578">
        <w:rPr>
          <w:rFonts w:cstheme="minorHAnsi"/>
          <w:b/>
        </w:rPr>
        <w:t xml:space="preserve"> </w:t>
      </w:r>
      <w:proofErr w:type="spellStart"/>
      <w:r w:rsidRPr="00266578">
        <w:rPr>
          <w:rFonts w:cstheme="minorHAnsi"/>
          <w:b/>
        </w:rPr>
        <w:t>centered</w:t>
      </w:r>
      <w:proofErr w:type="spellEnd"/>
      <w:r w:rsidRPr="00266578">
        <w:rPr>
          <w:rFonts w:cstheme="minorHAnsi"/>
          <w:b/>
        </w:rPr>
        <w:t xml:space="preserve"> design </w:t>
      </w:r>
      <w:r w:rsidRPr="00266578">
        <w:rPr>
          <w:rFonts w:cstheme="minorHAnsi"/>
        </w:rPr>
        <w:t xml:space="preserve">als methodischer Rahmen. Beim </w:t>
      </w:r>
      <w:proofErr w:type="spellStart"/>
      <w:r w:rsidRPr="00266578">
        <w:rPr>
          <w:rFonts w:cstheme="minorHAnsi"/>
        </w:rPr>
        <w:t>Usage</w:t>
      </w:r>
      <w:proofErr w:type="spellEnd"/>
      <w:r w:rsidRPr="00266578">
        <w:rPr>
          <w:rFonts w:cstheme="minorHAnsi"/>
        </w:rPr>
        <w:t xml:space="preserve"> </w:t>
      </w:r>
      <w:proofErr w:type="spellStart"/>
      <w:r w:rsidRPr="00266578">
        <w:rPr>
          <w:rFonts w:cstheme="minorHAnsi"/>
        </w:rPr>
        <w:t>centered</w:t>
      </w:r>
      <w:proofErr w:type="spellEnd"/>
      <w:r w:rsidRPr="00266578">
        <w:rPr>
          <w:rFonts w:cstheme="minorHAnsi"/>
        </w:rPr>
        <w:t xml:space="preserve"> design wird Funktionalität des Systems in den Vordergrund gestellt. Damit ein hoher Grad der </w:t>
      </w:r>
      <w:proofErr w:type="spellStart"/>
      <w:r w:rsidRPr="00266578">
        <w:rPr>
          <w:rFonts w:cstheme="minorHAnsi"/>
        </w:rPr>
        <w:t>Usability</w:t>
      </w:r>
      <w:proofErr w:type="spellEnd"/>
      <w:r w:rsidRPr="00266578">
        <w:rPr>
          <w:rFonts w:cstheme="minorHAnsi"/>
        </w:rPr>
        <w:t xml:space="preserve"> eines interaktiven Systems erreicht wird, werden bei diesem Ansatz die Aufgaben der User und Ziele dieser Aufgaben im gegebenen Nutzungskontext analysiert und spezifiziert. Dies erleichtert vor allem das Verständnis vom Verwendungsweck des Systems für Entwickler und verbessert die Kommunikation mit den Benutzern.</w:t>
      </w:r>
    </w:p>
    <w:p w:rsidR="00D26579" w:rsidRPr="00266578" w:rsidRDefault="00645572">
      <w:pPr>
        <w:spacing w:line="276" w:lineRule="auto"/>
        <w:rPr>
          <w:rFonts w:cstheme="minorHAnsi"/>
        </w:rPr>
      </w:pPr>
      <w:r w:rsidRPr="00266578">
        <w:rPr>
          <w:rFonts w:cstheme="minorHAnsi"/>
        </w:rPr>
        <w:t xml:space="preserve">Anderseits liegt der Fokus des Systems zum größten Teil auf Wissensvermittlung für die bestimmte Stakeholder-Gruppe. Aus dieser Perspektive ist das Vorgehen nach </w:t>
      </w:r>
      <w:proofErr w:type="spellStart"/>
      <w:r w:rsidRPr="00266578">
        <w:rPr>
          <w:rFonts w:cstheme="minorHAnsi"/>
        </w:rPr>
        <w:t>Usage</w:t>
      </w:r>
      <w:proofErr w:type="spellEnd"/>
      <w:r w:rsidRPr="00266578">
        <w:rPr>
          <w:rFonts w:cstheme="minorHAnsi"/>
        </w:rPr>
        <w:t xml:space="preserve"> </w:t>
      </w:r>
      <w:proofErr w:type="spellStart"/>
      <w:r w:rsidRPr="00266578">
        <w:rPr>
          <w:rFonts w:cstheme="minorHAnsi"/>
        </w:rPr>
        <w:t>centered</w:t>
      </w:r>
      <w:proofErr w:type="spellEnd"/>
      <w:r w:rsidRPr="00266578">
        <w:rPr>
          <w:rFonts w:cstheme="minorHAnsi"/>
        </w:rPr>
        <w:t xml:space="preserve"> design nicht geeignet, da es sich mehr auf die Benutzung des Systems konzentriert. Das geplante System wird von den Benutzern mit extrem unterschiedlichen Merkmalen (Helfer und Ackerbauer in den Entwicklungsländern) benutzt. Daher ist es wichtig die Benutzermerkmalle(Aufgaben, Ziele, Wissenstand, Fähigkeiten…) der verschieden Stakeholder zu berücksichtigen. Der </w:t>
      </w:r>
      <w:r w:rsidRPr="00266578">
        <w:rPr>
          <w:rFonts w:cstheme="minorHAnsi"/>
          <w:b/>
        </w:rPr>
        <w:t xml:space="preserve">User </w:t>
      </w:r>
      <w:proofErr w:type="spellStart"/>
      <w:r w:rsidRPr="00266578">
        <w:rPr>
          <w:rFonts w:cstheme="minorHAnsi"/>
          <w:b/>
        </w:rPr>
        <w:t>centered</w:t>
      </w:r>
      <w:proofErr w:type="spellEnd"/>
      <w:r w:rsidRPr="00266578">
        <w:rPr>
          <w:rFonts w:cstheme="minorHAnsi"/>
          <w:b/>
        </w:rPr>
        <w:t xml:space="preserve"> design </w:t>
      </w:r>
      <w:r w:rsidRPr="00266578">
        <w:rPr>
          <w:rFonts w:cstheme="minorHAnsi"/>
        </w:rPr>
        <w:t>– Ansatz, bei dem die Benutzermerkmalle im Fokus der Konzeption der Entwicklung stehen, sorgt dafür, dass die Anforderung der verschiedenen User erfüllt werden und dadurch die Gebrauchstauglichkeit des System erhöht wird.</w:t>
      </w:r>
    </w:p>
    <w:p w:rsidR="00D26579" w:rsidRPr="00266578" w:rsidRDefault="00645572">
      <w:pPr>
        <w:spacing w:line="276" w:lineRule="auto"/>
        <w:rPr>
          <w:rFonts w:cstheme="minorHAnsi"/>
        </w:rPr>
      </w:pPr>
      <w:r w:rsidRPr="00266578">
        <w:rPr>
          <w:rFonts w:cstheme="minorHAnsi"/>
        </w:rPr>
        <w:t xml:space="preserve">Aus der Analyse folgt, dass im Rahmen des Projekts eine geeignete Kombination aus </w:t>
      </w:r>
      <w:proofErr w:type="spellStart"/>
      <w:r w:rsidRPr="00266578">
        <w:rPr>
          <w:rFonts w:cstheme="minorHAnsi"/>
          <w:b/>
        </w:rPr>
        <w:t>Usage</w:t>
      </w:r>
      <w:proofErr w:type="spellEnd"/>
      <w:r w:rsidRPr="00266578">
        <w:rPr>
          <w:rFonts w:cstheme="minorHAnsi"/>
          <w:b/>
        </w:rPr>
        <w:t xml:space="preserve"> </w:t>
      </w:r>
      <w:proofErr w:type="spellStart"/>
      <w:r w:rsidRPr="00266578">
        <w:rPr>
          <w:rFonts w:cstheme="minorHAnsi"/>
          <w:b/>
        </w:rPr>
        <w:t>centered</w:t>
      </w:r>
      <w:proofErr w:type="spellEnd"/>
      <w:r w:rsidRPr="00266578">
        <w:rPr>
          <w:rFonts w:cstheme="minorHAnsi"/>
          <w:b/>
        </w:rPr>
        <w:t xml:space="preserve"> design </w:t>
      </w:r>
      <w:r w:rsidRPr="00266578">
        <w:rPr>
          <w:rFonts w:cstheme="minorHAnsi"/>
        </w:rPr>
        <w:t>und</w:t>
      </w:r>
      <w:r w:rsidRPr="00266578">
        <w:rPr>
          <w:rFonts w:cstheme="minorHAnsi"/>
          <w:b/>
        </w:rPr>
        <w:t xml:space="preserve"> User </w:t>
      </w:r>
      <w:proofErr w:type="spellStart"/>
      <w:r w:rsidRPr="00266578">
        <w:rPr>
          <w:rFonts w:cstheme="minorHAnsi"/>
          <w:b/>
        </w:rPr>
        <w:t>centered</w:t>
      </w:r>
      <w:proofErr w:type="spellEnd"/>
      <w:r w:rsidRPr="00266578">
        <w:rPr>
          <w:rFonts w:cstheme="minorHAnsi"/>
          <w:b/>
        </w:rPr>
        <w:t xml:space="preserve"> design </w:t>
      </w:r>
      <w:r w:rsidRPr="00266578">
        <w:rPr>
          <w:rFonts w:cstheme="minorHAnsi"/>
        </w:rPr>
        <w:t xml:space="preserve">zur Entwicklung eines gebrauchstauglichen Systems verwendet wird. Auf diese Weise wird erreicht, dass sowohl der Verwendungszweck des Systems detailliert verstanden wird, als auch die unterschiedlichen Anforderung und Merkmale der User berücksichtigt werden. </w:t>
      </w:r>
    </w:p>
    <w:p w:rsidR="00D26579" w:rsidRPr="00266578" w:rsidRDefault="00645572">
      <w:pPr>
        <w:pStyle w:val="berschrift2"/>
        <w:numPr>
          <w:ilvl w:val="1"/>
          <w:numId w:val="1"/>
        </w:numPr>
        <w:spacing w:before="0" w:after="240"/>
        <w:rPr>
          <w:rFonts w:cstheme="minorHAnsi"/>
        </w:rPr>
      </w:pPr>
      <w:bookmarkStart w:id="69" w:name="_Toc482625767"/>
      <w:r w:rsidRPr="00266578">
        <w:rPr>
          <w:rFonts w:cstheme="minorHAnsi"/>
        </w:rPr>
        <w:t>Auswahl des Vorgehensmodells</w:t>
      </w:r>
      <w:bookmarkEnd w:id="69"/>
    </w:p>
    <w:p w:rsidR="00D26579" w:rsidRPr="00266578" w:rsidRDefault="00645572">
      <w:pPr>
        <w:spacing w:line="276" w:lineRule="auto"/>
        <w:rPr>
          <w:rFonts w:cstheme="minorHAnsi"/>
        </w:rPr>
      </w:pPr>
      <w:r w:rsidRPr="00266578">
        <w:rPr>
          <w:rFonts w:cstheme="minorHAnsi"/>
        </w:rPr>
        <w:t>In diesem Kapitel werden die Vorgehensmodelle abgewogen.</w:t>
      </w:r>
    </w:p>
    <w:p w:rsidR="00D26579" w:rsidRPr="00266578" w:rsidRDefault="00645572">
      <w:pPr>
        <w:spacing w:line="276" w:lineRule="auto"/>
        <w:rPr>
          <w:rFonts w:cstheme="minorHAnsi"/>
          <w:color w:val="767171" w:themeColor="background2" w:themeShade="80"/>
        </w:rPr>
      </w:pPr>
      <w:proofErr w:type="spellStart"/>
      <w:r w:rsidRPr="00266578">
        <w:rPr>
          <w:rFonts w:cstheme="minorHAnsi"/>
          <w:color w:val="767171" w:themeColor="background2" w:themeShade="80"/>
        </w:rPr>
        <w:t>Usability</w:t>
      </w:r>
      <w:proofErr w:type="spellEnd"/>
      <w:r w:rsidRPr="00266578">
        <w:rPr>
          <w:rFonts w:cstheme="minorHAnsi"/>
          <w:color w:val="767171" w:themeColor="background2" w:themeShade="80"/>
        </w:rPr>
        <w:t xml:space="preserve"> </w:t>
      </w:r>
      <w:proofErr w:type="spellStart"/>
      <w:r w:rsidRPr="00266578">
        <w:rPr>
          <w:rFonts w:cstheme="minorHAnsi"/>
          <w:color w:val="767171" w:themeColor="background2" w:themeShade="80"/>
        </w:rPr>
        <w:t>engineering</w:t>
      </w:r>
      <w:proofErr w:type="spellEnd"/>
      <w:r w:rsidRPr="00266578">
        <w:rPr>
          <w:rFonts w:cstheme="minorHAnsi"/>
          <w:color w:val="767171" w:themeColor="background2" w:themeShade="80"/>
        </w:rPr>
        <w:t xml:space="preserve"> </w:t>
      </w:r>
      <w:proofErr w:type="spellStart"/>
      <w:r w:rsidRPr="00266578">
        <w:rPr>
          <w:rFonts w:cstheme="minorHAnsi"/>
          <w:color w:val="767171" w:themeColor="background2" w:themeShade="80"/>
        </w:rPr>
        <w:t>lifecycle</w:t>
      </w:r>
      <w:proofErr w:type="spellEnd"/>
    </w:p>
    <w:p w:rsidR="00D26579" w:rsidRPr="00266578" w:rsidRDefault="00645572">
      <w:pPr>
        <w:spacing w:line="276" w:lineRule="auto"/>
        <w:rPr>
          <w:rFonts w:cstheme="minorHAnsi"/>
        </w:rPr>
      </w:pPr>
      <w:r w:rsidRPr="00266578">
        <w:rPr>
          <w:rFonts w:cstheme="minorHAnsi"/>
        </w:rPr>
        <w:t xml:space="preserve">Das Modell von Deborah Mayhew stellt ein komplexes und umfangreiches Werkzeug dar, mit dem man den Entwicklungsprozess der gebrauchstauglichen Systeme in wesentlichen Aktivitäten gestalten kann. </w:t>
      </w:r>
      <w:r w:rsidRPr="00266578">
        <w:rPr>
          <w:rFonts w:cstheme="minorHAnsi"/>
        </w:rPr>
        <w:lastRenderedPageBreak/>
        <w:t xml:space="preserve">Dieses skalierbare Vorgehensmodell hat eine klar detaillierte Struktur mit Iterationen in allen Stufen der Entwicklung. Durch die Anforderungsanalyse im ersten Prozess-Bestandteil werden sowohl User als auch Ihre Aufgaben modelliert. Somit vereint </w:t>
      </w:r>
      <w:proofErr w:type="spellStart"/>
      <w:r w:rsidRPr="00266578">
        <w:rPr>
          <w:rFonts w:cstheme="minorHAnsi"/>
        </w:rPr>
        <w:t>Usability</w:t>
      </w:r>
      <w:proofErr w:type="spellEnd"/>
      <w:r w:rsidRPr="00266578">
        <w:rPr>
          <w:rFonts w:cstheme="minorHAnsi"/>
        </w:rPr>
        <w:t xml:space="preserve"> </w:t>
      </w:r>
      <w:proofErr w:type="spellStart"/>
      <w:r w:rsidRPr="00266578">
        <w:rPr>
          <w:rFonts w:cstheme="minorHAnsi"/>
        </w:rPr>
        <w:t>engineering</w:t>
      </w:r>
      <w:proofErr w:type="spellEnd"/>
      <w:r w:rsidRPr="00266578">
        <w:rPr>
          <w:rFonts w:cstheme="minorHAnsi"/>
        </w:rPr>
        <w:t xml:space="preserve"> </w:t>
      </w:r>
      <w:proofErr w:type="spellStart"/>
      <w:r w:rsidRPr="00266578">
        <w:rPr>
          <w:rFonts w:cstheme="minorHAnsi"/>
        </w:rPr>
        <w:t>lifecycle</w:t>
      </w:r>
      <w:proofErr w:type="spellEnd"/>
      <w:r w:rsidRPr="00266578">
        <w:rPr>
          <w:rFonts w:cstheme="minorHAnsi"/>
        </w:rPr>
        <w:t xml:space="preserve"> in sich die Ansätze von </w:t>
      </w:r>
      <w:proofErr w:type="spellStart"/>
      <w:r w:rsidRPr="00266578">
        <w:rPr>
          <w:rFonts w:cstheme="minorHAnsi"/>
        </w:rPr>
        <w:t>Usage</w:t>
      </w:r>
      <w:proofErr w:type="spellEnd"/>
      <w:r w:rsidRPr="00266578">
        <w:rPr>
          <w:rFonts w:cstheme="minorHAnsi"/>
        </w:rPr>
        <w:t xml:space="preserve"> </w:t>
      </w:r>
      <w:proofErr w:type="spellStart"/>
      <w:r w:rsidRPr="00266578">
        <w:rPr>
          <w:rFonts w:cstheme="minorHAnsi"/>
        </w:rPr>
        <w:t>centered</w:t>
      </w:r>
      <w:proofErr w:type="spellEnd"/>
      <w:r w:rsidRPr="00266578">
        <w:rPr>
          <w:rFonts w:cstheme="minorHAnsi"/>
        </w:rPr>
        <w:t xml:space="preserve"> design und User </w:t>
      </w:r>
      <w:proofErr w:type="spellStart"/>
      <w:r w:rsidRPr="00266578">
        <w:rPr>
          <w:rFonts w:cstheme="minorHAnsi"/>
        </w:rPr>
        <w:t>centered</w:t>
      </w:r>
      <w:proofErr w:type="spellEnd"/>
      <w:r w:rsidRPr="00266578">
        <w:rPr>
          <w:rFonts w:cstheme="minorHAnsi"/>
        </w:rPr>
        <w:t xml:space="preserve"> design. Anzumerken ist jedoch, dass das Modell sehr Umfangreich ist und einen gewissen Zeitaufwand fordert.</w:t>
      </w:r>
    </w:p>
    <w:p w:rsidR="00D26579" w:rsidRPr="00266578" w:rsidRDefault="00645572">
      <w:pPr>
        <w:spacing w:line="276" w:lineRule="auto"/>
        <w:rPr>
          <w:rFonts w:cstheme="minorHAnsi"/>
          <w:color w:val="767171" w:themeColor="background2" w:themeShade="80"/>
        </w:rPr>
      </w:pPr>
      <w:r w:rsidRPr="00266578">
        <w:rPr>
          <w:rFonts w:cstheme="minorHAnsi"/>
          <w:color w:val="767171" w:themeColor="background2" w:themeShade="80"/>
        </w:rPr>
        <w:t xml:space="preserve">DIN EN ISO 9241 Teil 210 </w:t>
      </w:r>
    </w:p>
    <w:p w:rsidR="00D26579" w:rsidRPr="00266578" w:rsidRDefault="00AA7835">
      <w:pPr>
        <w:spacing w:line="276" w:lineRule="auto"/>
        <w:rPr>
          <w:rFonts w:cstheme="minorHAnsi"/>
        </w:rPr>
      </w:pPr>
      <w:r>
        <w:rPr>
          <w:rFonts w:cstheme="minorHAnsi"/>
        </w:rPr>
        <w:t>Die</w:t>
      </w:r>
      <w:r w:rsidR="00645572" w:rsidRPr="00266578">
        <w:rPr>
          <w:rFonts w:cstheme="minorHAnsi"/>
        </w:rPr>
        <w:t xml:space="preserve"> </w:t>
      </w:r>
      <w:r>
        <w:rPr>
          <w:rFonts w:cstheme="minorHAnsi"/>
        </w:rPr>
        <w:t xml:space="preserve">Norm </w:t>
      </w:r>
      <w:r w:rsidR="00645572" w:rsidRPr="00266578">
        <w:rPr>
          <w:rFonts w:cstheme="minorHAnsi"/>
        </w:rPr>
        <w:t xml:space="preserve">ISO 9241 Teil 210 ist ebenso skalierbar und iterativ. </w:t>
      </w:r>
      <w:r>
        <w:rPr>
          <w:rFonts w:cstheme="minorHAnsi"/>
        </w:rPr>
        <w:t>Sie</w:t>
      </w:r>
      <w:r w:rsidR="00645572" w:rsidRPr="00266578">
        <w:rPr>
          <w:rFonts w:cstheme="minorHAnsi"/>
        </w:rPr>
        <w:t xml:space="preserve"> bietet vordefinierte Struktur, ist aber im Vergleich zu </w:t>
      </w:r>
      <w:proofErr w:type="spellStart"/>
      <w:r w:rsidR="00645572" w:rsidRPr="00266578">
        <w:rPr>
          <w:rFonts w:cstheme="minorHAnsi"/>
        </w:rPr>
        <w:t>Usability</w:t>
      </w:r>
      <w:proofErr w:type="spellEnd"/>
      <w:r w:rsidR="00645572" w:rsidRPr="00266578">
        <w:rPr>
          <w:rFonts w:cstheme="minorHAnsi"/>
        </w:rPr>
        <w:t xml:space="preserve"> </w:t>
      </w:r>
      <w:proofErr w:type="spellStart"/>
      <w:r w:rsidR="00645572" w:rsidRPr="00266578">
        <w:rPr>
          <w:rFonts w:cstheme="minorHAnsi"/>
        </w:rPr>
        <w:t>engineering</w:t>
      </w:r>
      <w:proofErr w:type="spellEnd"/>
      <w:r w:rsidR="00645572" w:rsidRPr="00266578">
        <w:rPr>
          <w:rFonts w:cstheme="minorHAnsi"/>
        </w:rPr>
        <w:t xml:space="preserve"> </w:t>
      </w:r>
      <w:proofErr w:type="spellStart"/>
      <w:r w:rsidR="00645572" w:rsidRPr="00266578">
        <w:rPr>
          <w:rFonts w:cstheme="minorHAnsi"/>
        </w:rPr>
        <w:t>lifecycle</w:t>
      </w:r>
      <w:proofErr w:type="spellEnd"/>
      <w:r w:rsidR="00645572" w:rsidRPr="00266578">
        <w:rPr>
          <w:rFonts w:cstheme="minorHAnsi"/>
        </w:rPr>
        <w:t xml:space="preserve"> übersichtlicher und ermöglicht eine frei Wahl der Techniken. Aus diesem G</w:t>
      </w:r>
      <w:r w:rsidR="00F518AE">
        <w:rPr>
          <w:rFonts w:cstheme="minorHAnsi"/>
        </w:rPr>
        <w:t>rund ist dieses Modell weniger z</w:t>
      </w:r>
      <w:r w:rsidR="00645572" w:rsidRPr="00266578">
        <w:rPr>
          <w:rFonts w:cstheme="minorHAnsi"/>
        </w:rPr>
        <w:t>eitaufwendig.</w:t>
      </w:r>
    </w:p>
    <w:p w:rsidR="00D26579" w:rsidRPr="00266578" w:rsidRDefault="00D26579">
      <w:pPr>
        <w:spacing w:line="276" w:lineRule="auto"/>
        <w:rPr>
          <w:rFonts w:cstheme="minorHAnsi"/>
          <w:color w:val="767171" w:themeColor="background2" w:themeShade="80"/>
        </w:rPr>
      </w:pPr>
    </w:p>
    <w:p w:rsidR="00D26579" w:rsidRPr="00266578" w:rsidRDefault="00645572">
      <w:pPr>
        <w:spacing w:line="276" w:lineRule="auto"/>
        <w:rPr>
          <w:rFonts w:cstheme="minorHAnsi"/>
          <w:color w:val="767171" w:themeColor="background2" w:themeShade="80"/>
        </w:rPr>
      </w:pPr>
      <w:r w:rsidRPr="00266578">
        <w:rPr>
          <w:rFonts w:cstheme="minorHAnsi"/>
          <w:color w:val="767171" w:themeColor="background2" w:themeShade="80"/>
        </w:rPr>
        <w:t xml:space="preserve">Szenario </w:t>
      </w:r>
      <w:proofErr w:type="spellStart"/>
      <w:r w:rsidRPr="00266578">
        <w:rPr>
          <w:rFonts w:cstheme="minorHAnsi"/>
          <w:color w:val="767171" w:themeColor="background2" w:themeShade="80"/>
        </w:rPr>
        <w:t>based</w:t>
      </w:r>
      <w:proofErr w:type="spellEnd"/>
      <w:r w:rsidRPr="00266578">
        <w:rPr>
          <w:rFonts w:cstheme="minorHAnsi"/>
          <w:color w:val="767171" w:themeColor="background2" w:themeShade="80"/>
        </w:rPr>
        <w:t xml:space="preserve"> </w:t>
      </w:r>
      <w:proofErr w:type="spellStart"/>
      <w:r w:rsidRPr="00266578">
        <w:rPr>
          <w:rFonts w:cstheme="minorHAnsi"/>
          <w:color w:val="767171" w:themeColor="background2" w:themeShade="80"/>
        </w:rPr>
        <w:t>usability</w:t>
      </w:r>
      <w:proofErr w:type="spellEnd"/>
      <w:r w:rsidRPr="00266578">
        <w:rPr>
          <w:rFonts w:cstheme="minorHAnsi"/>
          <w:color w:val="767171" w:themeColor="background2" w:themeShade="80"/>
        </w:rPr>
        <w:t xml:space="preserve"> </w:t>
      </w:r>
      <w:proofErr w:type="spellStart"/>
      <w:r w:rsidRPr="00266578">
        <w:rPr>
          <w:rFonts w:cstheme="minorHAnsi"/>
          <w:color w:val="767171" w:themeColor="background2" w:themeShade="80"/>
        </w:rPr>
        <w:t>engineering</w:t>
      </w:r>
      <w:proofErr w:type="spellEnd"/>
    </w:p>
    <w:p w:rsidR="00D26579" w:rsidRPr="00266578" w:rsidRDefault="00645572">
      <w:pPr>
        <w:spacing w:line="276" w:lineRule="auto"/>
        <w:rPr>
          <w:rFonts w:cstheme="minorHAnsi"/>
        </w:rPr>
      </w:pPr>
      <w:r w:rsidRPr="00266578">
        <w:rPr>
          <w:rFonts w:cstheme="minorHAnsi"/>
        </w:rPr>
        <w:t xml:space="preserve">Das Szenario </w:t>
      </w:r>
      <w:proofErr w:type="spellStart"/>
      <w:r w:rsidRPr="00266578">
        <w:rPr>
          <w:rFonts w:cstheme="minorHAnsi"/>
        </w:rPr>
        <w:t>based</w:t>
      </w:r>
      <w:proofErr w:type="spellEnd"/>
      <w:r w:rsidRPr="00266578">
        <w:rPr>
          <w:rFonts w:cstheme="minorHAnsi"/>
        </w:rPr>
        <w:t xml:space="preserve"> </w:t>
      </w:r>
      <w:proofErr w:type="spellStart"/>
      <w:r w:rsidRPr="00266578">
        <w:rPr>
          <w:rFonts w:cstheme="minorHAnsi"/>
        </w:rPr>
        <w:t>usability</w:t>
      </w:r>
      <w:proofErr w:type="spellEnd"/>
      <w:r w:rsidRPr="00266578">
        <w:rPr>
          <w:rFonts w:cstheme="minorHAnsi"/>
        </w:rPr>
        <w:t xml:space="preserve"> </w:t>
      </w:r>
      <w:proofErr w:type="spellStart"/>
      <w:r w:rsidRPr="00266578">
        <w:rPr>
          <w:rFonts w:cstheme="minorHAnsi"/>
        </w:rPr>
        <w:t>engineering</w:t>
      </w:r>
      <w:proofErr w:type="spellEnd"/>
      <w:r w:rsidRPr="00266578">
        <w:rPr>
          <w:rFonts w:cstheme="minorHAnsi"/>
        </w:rPr>
        <w:t xml:space="preserve"> ist ein aufwändiges narratives Vorgehen, das auf den Szenarien basiert, die das menschliche Handeln beschreiben und modellieren. Es ist ebenso ein iterativer Prozess, ist aber nicht auf die Komplexität des Projekts skalierbar und dadurch entsteht ein unangemessener Aufwand bei Erstellung der Szenarien.</w:t>
      </w:r>
    </w:p>
    <w:p w:rsidR="00D26579" w:rsidRPr="00266578" w:rsidRDefault="00645572">
      <w:pPr>
        <w:spacing w:line="276" w:lineRule="auto"/>
        <w:rPr>
          <w:rFonts w:cstheme="minorHAnsi"/>
          <w:color w:val="767171" w:themeColor="background2" w:themeShade="80"/>
        </w:rPr>
      </w:pPr>
      <w:r w:rsidRPr="00266578">
        <w:rPr>
          <w:rFonts w:cstheme="minorHAnsi"/>
          <w:color w:val="767171" w:themeColor="background2" w:themeShade="80"/>
        </w:rPr>
        <w:t xml:space="preserve">Discount </w:t>
      </w:r>
      <w:proofErr w:type="spellStart"/>
      <w:r w:rsidRPr="00266578">
        <w:rPr>
          <w:rFonts w:cstheme="minorHAnsi"/>
          <w:color w:val="767171" w:themeColor="background2" w:themeShade="80"/>
        </w:rPr>
        <w:t>usability</w:t>
      </w:r>
      <w:proofErr w:type="spellEnd"/>
      <w:r w:rsidRPr="00266578">
        <w:rPr>
          <w:rFonts w:cstheme="minorHAnsi"/>
          <w:color w:val="767171" w:themeColor="background2" w:themeShade="80"/>
        </w:rPr>
        <w:t xml:space="preserve"> </w:t>
      </w:r>
      <w:proofErr w:type="spellStart"/>
      <w:r w:rsidRPr="00266578">
        <w:rPr>
          <w:rFonts w:cstheme="minorHAnsi"/>
          <w:color w:val="767171" w:themeColor="background2" w:themeShade="80"/>
        </w:rPr>
        <w:t>engeniering</w:t>
      </w:r>
      <w:proofErr w:type="spellEnd"/>
      <w:r w:rsidRPr="00266578">
        <w:rPr>
          <w:rFonts w:cstheme="minorHAnsi"/>
          <w:color w:val="767171" w:themeColor="background2" w:themeShade="80"/>
        </w:rPr>
        <w:t xml:space="preserve"> </w:t>
      </w:r>
    </w:p>
    <w:p w:rsidR="00D26579" w:rsidRPr="00266578" w:rsidRDefault="00645572">
      <w:pPr>
        <w:spacing w:line="276" w:lineRule="auto"/>
        <w:rPr>
          <w:rFonts w:cstheme="minorHAnsi"/>
        </w:rPr>
      </w:pPr>
      <w:r w:rsidRPr="00266578">
        <w:rPr>
          <w:rFonts w:cstheme="minorHAnsi"/>
        </w:rPr>
        <w:t xml:space="preserve">Discount </w:t>
      </w:r>
      <w:proofErr w:type="spellStart"/>
      <w:r w:rsidRPr="00266578">
        <w:rPr>
          <w:rFonts w:cstheme="minorHAnsi"/>
        </w:rPr>
        <w:t>usability</w:t>
      </w:r>
      <w:proofErr w:type="spellEnd"/>
      <w:r w:rsidRPr="00266578">
        <w:rPr>
          <w:rFonts w:cstheme="minorHAnsi"/>
        </w:rPr>
        <w:t xml:space="preserve"> </w:t>
      </w:r>
      <w:proofErr w:type="spellStart"/>
      <w:r w:rsidRPr="00266578">
        <w:rPr>
          <w:rFonts w:cstheme="minorHAnsi"/>
        </w:rPr>
        <w:t>engeniering</w:t>
      </w:r>
      <w:proofErr w:type="spellEnd"/>
      <w:r w:rsidRPr="00266578">
        <w:rPr>
          <w:rFonts w:cstheme="minorHAnsi"/>
        </w:rPr>
        <w:t xml:space="preserve"> ermöglicht einen möglichst schnellen und kostengünstigen Entwicklungsprozess. Doch wegen fehlenden Kernaktivitäten der Entwicklung interaktiver Systeme wie Anforderungsanalyse oder Evaluation kann mit dieses Modell hohe </w:t>
      </w:r>
      <w:proofErr w:type="spellStart"/>
      <w:r w:rsidRPr="00266578">
        <w:rPr>
          <w:rFonts w:cstheme="minorHAnsi"/>
        </w:rPr>
        <w:t>Usability</w:t>
      </w:r>
      <w:proofErr w:type="spellEnd"/>
      <w:r w:rsidRPr="00266578">
        <w:rPr>
          <w:rFonts w:cstheme="minorHAnsi"/>
        </w:rPr>
        <w:t xml:space="preserve"> nicht erreicht werden.</w:t>
      </w:r>
    </w:p>
    <w:p w:rsidR="00D26579" w:rsidRPr="00266578" w:rsidRDefault="00645572">
      <w:pPr>
        <w:pStyle w:val="berschrift2"/>
        <w:numPr>
          <w:ilvl w:val="1"/>
          <w:numId w:val="1"/>
        </w:numPr>
        <w:spacing w:before="0" w:after="240"/>
        <w:rPr>
          <w:rFonts w:cstheme="minorHAnsi"/>
        </w:rPr>
      </w:pPr>
      <w:bookmarkStart w:id="70" w:name="_Toc482625768"/>
      <w:r w:rsidRPr="00266578">
        <w:rPr>
          <w:rFonts w:cstheme="minorHAnsi"/>
        </w:rPr>
        <w:t>Fazit</w:t>
      </w:r>
      <w:bookmarkEnd w:id="70"/>
    </w:p>
    <w:p w:rsidR="00D26579" w:rsidRPr="00266578" w:rsidRDefault="00645572">
      <w:pPr>
        <w:spacing w:line="276" w:lineRule="auto"/>
        <w:rPr>
          <w:rFonts w:eastAsiaTheme="majorEastAsia" w:cstheme="minorHAnsi"/>
          <w:b/>
          <w:sz w:val="32"/>
          <w:szCs w:val="32"/>
        </w:rPr>
      </w:pPr>
      <w:r w:rsidRPr="00266578">
        <w:rPr>
          <w:rFonts w:cstheme="minorHAnsi"/>
        </w:rPr>
        <w:t>Für diese</w:t>
      </w:r>
      <w:ins w:id="71" w:author="Pastuh" w:date="2017-05-11T19:56:00Z">
        <w:r w:rsidRPr="00266578">
          <w:rPr>
            <w:rFonts w:cstheme="minorHAnsi"/>
          </w:rPr>
          <w:t>s</w:t>
        </w:r>
      </w:ins>
      <w:r w:rsidRPr="00266578">
        <w:rPr>
          <w:rFonts w:cstheme="minorHAnsi"/>
        </w:rPr>
        <w:t xml:space="preserve"> Projekt komm</w:t>
      </w:r>
      <w:ins w:id="72" w:author="Pastuh" w:date="2017-05-11T19:54:00Z">
        <w:r w:rsidRPr="00266578">
          <w:rPr>
            <w:rFonts w:cstheme="minorHAnsi"/>
          </w:rPr>
          <w:t>t</w:t>
        </w:r>
      </w:ins>
      <w:del w:id="73" w:author="Pastuh" w:date="2017-05-11T19:54:00Z">
        <w:r w:rsidRPr="00266578">
          <w:rPr>
            <w:rFonts w:cstheme="minorHAnsi"/>
          </w:rPr>
          <w:delText>en</w:delText>
        </w:r>
      </w:del>
      <w:r w:rsidRPr="00266578">
        <w:rPr>
          <w:rFonts w:cstheme="minorHAnsi"/>
        </w:rPr>
        <w:t xml:space="preserve"> hauptsächlich </w:t>
      </w:r>
      <w:ins w:id="74" w:author="Pastuh" w:date="2017-05-11T19:54:00Z">
        <w:r w:rsidRPr="00266578">
          <w:rPr>
            <w:rFonts w:cstheme="minorHAnsi"/>
          </w:rPr>
          <w:t>ein</w:t>
        </w:r>
      </w:ins>
      <w:del w:id="75" w:author="Pastuh" w:date="2017-05-11T19:54:00Z">
        <w:r w:rsidRPr="00266578">
          <w:rPr>
            <w:rFonts w:cstheme="minorHAnsi"/>
          </w:rPr>
          <w:delText>zwei</w:delText>
        </w:r>
      </w:del>
      <w:r w:rsidRPr="00266578">
        <w:rPr>
          <w:rFonts w:cstheme="minorHAnsi"/>
        </w:rPr>
        <w:t xml:space="preserve"> Vorgehensmodelle in Frage – </w:t>
      </w:r>
      <w:proofErr w:type="spellStart"/>
      <w:r w:rsidRPr="00266578">
        <w:rPr>
          <w:rFonts w:cstheme="minorHAnsi"/>
        </w:rPr>
        <w:t>Usability</w:t>
      </w:r>
      <w:proofErr w:type="spellEnd"/>
      <w:r w:rsidRPr="00266578">
        <w:rPr>
          <w:rFonts w:cstheme="minorHAnsi"/>
        </w:rPr>
        <w:t xml:space="preserve"> </w:t>
      </w:r>
      <w:proofErr w:type="spellStart"/>
      <w:r w:rsidRPr="00266578">
        <w:rPr>
          <w:rFonts w:cstheme="minorHAnsi"/>
        </w:rPr>
        <w:t>engineering</w:t>
      </w:r>
      <w:proofErr w:type="spellEnd"/>
      <w:r w:rsidRPr="00266578">
        <w:rPr>
          <w:rFonts w:cstheme="minorHAnsi"/>
        </w:rPr>
        <w:t xml:space="preserve"> </w:t>
      </w:r>
      <w:proofErr w:type="spellStart"/>
      <w:r w:rsidRPr="00266578">
        <w:rPr>
          <w:rFonts w:cstheme="minorHAnsi"/>
        </w:rPr>
        <w:t>lifecycle</w:t>
      </w:r>
      <w:proofErr w:type="spellEnd"/>
      <w:del w:id="76" w:author="Pastuh" w:date="2017-05-11T19:55:00Z">
        <w:r w:rsidRPr="00266578">
          <w:rPr>
            <w:rFonts w:cstheme="minorHAnsi"/>
          </w:rPr>
          <w:delText xml:space="preserve"> und ISO 9241 Teil 210</w:delText>
        </w:r>
      </w:del>
      <w:r w:rsidRPr="00266578">
        <w:rPr>
          <w:rFonts w:cstheme="minorHAnsi"/>
        </w:rPr>
        <w:t xml:space="preserve">. Das </w:t>
      </w:r>
      <w:del w:id="77" w:author="Pastuh" w:date="2017-05-11T19:55:00Z">
        <w:r w:rsidRPr="00266578">
          <w:rPr>
            <w:rFonts w:cstheme="minorHAnsi"/>
          </w:rPr>
          <w:delText xml:space="preserve">erste </w:delText>
        </w:r>
      </w:del>
      <w:ins w:id="78" w:author="Pastuh" w:date="2017-05-11T19:55:00Z">
        <w:r w:rsidRPr="00266578">
          <w:rPr>
            <w:rFonts w:cstheme="minorHAnsi"/>
          </w:rPr>
          <w:t xml:space="preserve">Modell </w:t>
        </w:r>
      </w:ins>
      <w:r w:rsidRPr="00266578">
        <w:rPr>
          <w:rFonts w:cstheme="minorHAnsi"/>
        </w:rPr>
        <w:t xml:space="preserve">ist ziemlich aufwändig und braucht längere Einarbeitungszeit, bietet jedoch konkrete effektive Techniken zum Vorgehen an. </w:t>
      </w:r>
      <w:del w:id="79" w:author="Pastuh" w:date="2017-05-11T19:55:00Z">
        <w:r w:rsidRPr="00266578">
          <w:rPr>
            <w:rFonts w:cstheme="minorHAnsi"/>
          </w:rPr>
          <w:delText xml:space="preserve">Das zweite ist übersichtlicher dargestellt, braucht weniger Einarbeitungszeit und gibt freie Auswahl an Techniken. </w:delText>
        </w:r>
      </w:del>
      <w:r w:rsidRPr="00266578">
        <w:rPr>
          <w:rFonts w:cstheme="minorHAnsi"/>
        </w:rPr>
        <w:t xml:space="preserve">Da die Zeit im Rahmen des Projekts eine sehr knappe Ressource ist, </w:t>
      </w:r>
      <w:del w:id="80" w:author="Pastuh" w:date="2017-05-11T19:55:00Z">
        <w:r w:rsidRPr="00266578">
          <w:rPr>
            <w:rFonts w:cstheme="minorHAnsi"/>
          </w:rPr>
          <w:delText>tendiert das Entwicklungsteam zum dem ISO 9241 Teil 210,</w:delText>
        </w:r>
      </w:del>
      <w:ins w:id="81" w:author="Pastuh" w:date="2017-05-11T19:55:00Z">
        <w:r w:rsidRPr="00266578">
          <w:rPr>
            <w:rFonts w:cstheme="minorHAnsi"/>
          </w:rPr>
          <w:t>muss das Modell auf die Projektgröße skaliert werden</w:t>
        </w:r>
      </w:ins>
      <w:ins w:id="82" w:author="Pastuh" w:date="2017-05-11T19:56:00Z">
        <w:r w:rsidRPr="00266578">
          <w:rPr>
            <w:rFonts w:cstheme="minorHAnsi"/>
          </w:rPr>
          <w:t>.</w:t>
        </w:r>
      </w:ins>
      <w:ins w:id="83" w:author="Pastuh" w:date="2017-05-11T19:55:00Z">
        <w:r w:rsidRPr="00266578">
          <w:rPr>
            <w:rFonts w:cstheme="minorHAnsi"/>
          </w:rPr>
          <w:t xml:space="preserve"> </w:t>
        </w:r>
      </w:ins>
      <w:ins w:id="84" w:author="Pastuh" w:date="2017-05-11T19:57:00Z">
        <w:r w:rsidRPr="00266578">
          <w:rPr>
            <w:rFonts w:cstheme="minorHAnsi"/>
          </w:rPr>
          <w:t>In den Entwicklungsphasen werden bestimmte schritte angepasst und Techniken aus anderen Vorgehens</w:t>
        </w:r>
      </w:ins>
      <w:ins w:id="85" w:author="Pastuh" w:date="2017-05-11T19:58:00Z">
        <w:r w:rsidRPr="00266578">
          <w:rPr>
            <w:rFonts w:cstheme="minorHAnsi"/>
          </w:rPr>
          <w:t>modellen</w:t>
        </w:r>
      </w:ins>
      <w:ins w:id="86" w:author="Pastuh" w:date="2017-05-11T19:57:00Z">
        <w:r w:rsidRPr="00266578">
          <w:rPr>
            <w:rFonts w:cstheme="minorHAnsi"/>
          </w:rPr>
          <w:t xml:space="preserve"> verwendet</w:t>
        </w:r>
      </w:ins>
      <w:ins w:id="87" w:author="Pastuh" w:date="2017-05-11T19:58:00Z">
        <w:r w:rsidRPr="00266578">
          <w:rPr>
            <w:rFonts w:cstheme="minorHAnsi"/>
          </w:rPr>
          <w:t>, die ähnliche Ergebnisse liefern.</w:t>
        </w:r>
      </w:ins>
      <w:ins w:id="88" w:author="Pastuh" w:date="2017-05-11T19:59:00Z">
        <w:r w:rsidRPr="00266578">
          <w:rPr>
            <w:rFonts w:cstheme="minorHAnsi"/>
          </w:rPr>
          <w:t xml:space="preserve"> </w:t>
        </w:r>
      </w:ins>
      <w:del w:id="89" w:author="Pastuh" w:date="2017-05-11T19:56:00Z">
        <w:r w:rsidRPr="00266578">
          <w:rPr>
            <w:rFonts w:cstheme="minorHAnsi"/>
          </w:rPr>
          <w:delText xml:space="preserve"> jedoch können die Techniken aus Usability engineering lifecycle auf das eigene Projekt skaliert und verwendet werden. </w:delText>
        </w:r>
      </w:del>
      <w:r w:rsidRPr="00266578">
        <w:rPr>
          <w:rFonts w:cstheme="minorHAnsi"/>
        </w:rPr>
        <w:t>Somit wird der Entwicklungsprozess nicht strikt in einem Vorgehensrahmen stattfinden, sondern es wird eine Kombination von Techniken, Methoden und Vorgehensmodellen verwendet, was im Kontext des Systems und des Entwicklungsprozess durchaus sinnvoll ist.</w:t>
      </w:r>
      <w:r w:rsidRPr="00266578">
        <w:rPr>
          <w:rFonts w:cstheme="minorHAnsi"/>
        </w:rPr>
        <w:br w:type="page"/>
      </w:r>
    </w:p>
    <w:p w:rsidR="00D26579" w:rsidRPr="00266578" w:rsidRDefault="009F0722">
      <w:pPr>
        <w:pStyle w:val="berschrift1"/>
        <w:numPr>
          <w:ilvl w:val="0"/>
          <w:numId w:val="1"/>
        </w:numPr>
        <w:spacing w:before="0" w:after="160"/>
        <w:rPr>
          <w:rFonts w:cstheme="minorHAnsi"/>
        </w:rPr>
      </w:pPr>
      <w:bookmarkStart w:id="90" w:name="_Toc482625769"/>
      <w:r w:rsidRPr="00266578">
        <w:rPr>
          <w:rFonts w:cstheme="minorHAnsi"/>
          <w:noProof/>
          <w:lang w:eastAsia="de-DE"/>
        </w:rPr>
        <w:lastRenderedPageBreak/>
        <mc:AlternateContent>
          <mc:Choice Requires="wps">
            <w:drawing>
              <wp:anchor distT="0" distB="0" distL="114300" distR="114300" simplePos="0" relativeHeight="251666432" behindDoc="0" locked="0" layoutInCell="1" allowOverlap="1" wp14:anchorId="3C962439" wp14:editId="66F8837C">
                <wp:simplePos x="0" y="0"/>
                <wp:positionH relativeFrom="margin">
                  <wp:posOffset>243840</wp:posOffset>
                </wp:positionH>
                <wp:positionV relativeFrom="paragraph">
                  <wp:posOffset>219131</wp:posOffset>
                </wp:positionV>
                <wp:extent cx="5674360" cy="43815"/>
                <wp:effectExtent l="0" t="0" r="21590" b="32385"/>
                <wp:wrapNone/>
                <wp:docPr id="26" name="Gerader Verbinder 8"/>
                <wp:cNvGraphicFramePr/>
                <a:graphic xmlns:a="http://schemas.openxmlformats.org/drawingml/2006/main">
                  <a:graphicData uri="http://schemas.microsoft.com/office/word/2010/wordprocessingShape">
                    <wps:wsp>
                      <wps:cNvCnPr/>
                      <wps:spPr>
                        <a:xfrm flipV="1">
                          <a:off x="0" y="0"/>
                          <a:ext cx="5674360" cy="43815"/>
                        </a:xfrm>
                        <a:prstGeom prst="line">
                          <a:avLst/>
                        </a:prstGeom>
                        <a:ln w="19080">
                          <a:solidFill>
                            <a:schemeClr val="bg1">
                              <a:lumMod val="85000"/>
                            </a:schemeClr>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3639C4DD" id="Gerader Verbinder 8" o:spid="_x0000_s1026" style="position:absolute;flip:y;z-index:251666432;visibility:visible;mso-wrap-style:square;mso-wrap-distance-left:9pt;mso-wrap-distance-top:0;mso-wrap-distance-right:9pt;mso-wrap-distance-bottom:0;mso-position-horizontal:absolute;mso-position-horizontal-relative:margin;mso-position-vertical:absolute;mso-position-vertical-relative:text" from="19.2pt,17.25pt" to="4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" strokecolor="#d8d8d8 [2732]" strokeweight=".53mm">
                <v:stroke joinstyle="miter"/>
                <w10:wrap anchorx="margin"/>
              </v:line>
            </w:pict>
          </mc:Fallback>
        </mc:AlternateContent>
      </w:r>
      <w:r w:rsidR="00645572" w:rsidRPr="00266578">
        <w:rPr>
          <w:rFonts w:cstheme="minorHAnsi"/>
        </w:rPr>
        <w:t>Kommunikationsmodell</w:t>
      </w:r>
      <w:bookmarkEnd w:id="90"/>
    </w:p>
    <w:p w:rsidR="00D26579" w:rsidRPr="00266578" w:rsidRDefault="00645572">
      <w:pPr>
        <w:pStyle w:val="berschrift2"/>
        <w:numPr>
          <w:ilvl w:val="1"/>
          <w:numId w:val="1"/>
        </w:numPr>
        <w:rPr>
          <w:rFonts w:cstheme="minorHAnsi"/>
        </w:rPr>
      </w:pPr>
      <w:bookmarkStart w:id="91" w:name="_Toc482625770"/>
      <w:r w:rsidRPr="00266578">
        <w:rPr>
          <w:rFonts w:cstheme="minorHAnsi"/>
        </w:rPr>
        <w:t>Deskriptives Modell</w:t>
      </w:r>
      <w:bookmarkEnd w:id="91"/>
      <w:r w:rsidRPr="00266578">
        <w:rPr>
          <w:rFonts w:cstheme="minorHAnsi"/>
        </w:rPr>
        <w:t xml:space="preserve"> </w:t>
      </w:r>
    </w:p>
    <w:p w:rsidR="00D26579" w:rsidRDefault="00E84C0F">
      <w:pPr>
        <w:rPr>
          <w:rFonts w:cstheme="minorHAnsi"/>
        </w:rPr>
      </w:pPr>
      <w:r>
        <w:rPr>
          <w:rFonts w:cstheme="minorHAnsi"/>
          <w:noProof/>
          <w:lang w:eastAsia="de-DE"/>
        </w:rPr>
        <mc:AlternateContent>
          <mc:Choice Requires="wpg">
            <w:drawing>
              <wp:anchor distT="0" distB="0" distL="114300" distR="114300" simplePos="0" relativeHeight="251675648" behindDoc="0" locked="0" layoutInCell="1" allowOverlap="1" wp14:anchorId="66D911A6" wp14:editId="3086F2D5">
                <wp:simplePos x="0" y="0"/>
                <wp:positionH relativeFrom="margin">
                  <wp:posOffset>67945</wp:posOffset>
                </wp:positionH>
                <wp:positionV relativeFrom="paragraph">
                  <wp:posOffset>1772285</wp:posOffset>
                </wp:positionV>
                <wp:extent cx="4454525" cy="4600575"/>
                <wp:effectExtent l="0" t="0" r="0" b="9525"/>
                <wp:wrapTopAndBottom/>
                <wp:docPr id="32" name="Gruppieren 32"/>
                <wp:cNvGraphicFramePr/>
                <a:graphic xmlns:a="http://schemas.openxmlformats.org/drawingml/2006/main">
                  <a:graphicData uri="http://schemas.microsoft.com/office/word/2010/wordprocessingGroup">
                    <wpg:wgp>
                      <wpg:cNvGrpSpPr/>
                      <wpg:grpSpPr>
                        <a:xfrm>
                          <a:off x="0" y="0"/>
                          <a:ext cx="4454525" cy="4600575"/>
                          <a:chOff x="0" y="-2009134"/>
                          <a:chExt cx="6161023" cy="6393557"/>
                        </a:xfrm>
                      </wpg:grpSpPr>
                      <pic:pic xmlns:pic="http://schemas.openxmlformats.org/drawingml/2006/picture">
                        <pic:nvPicPr>
                          <pic:cNvPr id="16" name="Bild8"/>
                          <pic:cNvPicPr>
                            <a:picLocks noChangeAspect="1"/>
                          </pic:cNvPicPr>
                        </pic:nvPicPr>
                        <pic:blipFill rotWithShape="1">
                          <a:blip r:embed="rId23"/>
                          <a:srcRect b="12953"/>
                          <a:stretch/>
                        </pic:blipFill>
                        <pic:spPr bwMode="auto">
                          <a:xfrm>
                            <a:off x="221233" y="-2009134"/>
                            <a:ext cx="5939790" cy="6089651"/>
                          </a:xfrm>
                          <a:prstGeom prst="rect">
                            <a:avLst/>
                          </a:prstGeom>
                          <a:ln>
                            <a:noFill/>
                          </a:ln>
                          <a:extLst>
                            <a:ext uri="{53640926-AAD7-44D8-BBD7-CCE9431645EC}">
                              <a14:shadowObscured xmlns:a14="http://schemas.microsoft.com/office/drawing/2010/main"/>
                            </a:ext>
                          </a:extLst>
                        </pic:spPr>
                      </pic:pic>
                      <wps:wsp>
                        <wps:cNvPr id="31" name="Textfeld 31"/>
                        <wps:cNvSpPr txBox="1"/>
                        <wps:spPr>
                          <a:xfrm>
                            <a:off x="0" y="4117724"/>
                            <a:ext cx="5939790" cy="266699"/>
                          </a:xfrm>
                          <a:prstGeom prst="rect">
                            <a:avLst/>
                          </a:prstGeom>
                          <a:solidFill>
                            <a:prstClr val="white"/>
                          </a:solidFill>
                          <a:ln>
                            <a:noFill/>
                          </a:ln>
                          <a:effectLst/>
                        </wps:spPr>
                        <wps:txbx>
                          <w:txbxContent>
                            <w:p w:rsidR="00645572" w:rsidRPr="000D7AE0" w:rsidRDefault="00645572" w:rsidP="008C5D29">
                              <w:pPr>
                                <w:pStyle w:val="Beschriftung"/>
                                <w:rPr>
                                  <w:rFonts w:cstheme="minorHAnsi"/>
                                  <w:noProof/>
                                  <w:color w:val="00000A"/>
                                  <w:sz w:val="28"/>
                                </w:rPr>
                              </w:pPr>
                              <w:bookmarkStart w:id="92" w:name="_Toc482623612"/>
                              <w:bookmarkStart w:id="93" w:name="_Toc482624121"/>
                              <w:r>
                                <w:t xml:space="preserve">Abb. </w:t>
                              </w:r>
                              <w:r w:rsidR="005045EF">
                                <w:fldChar w:fldCharType="begin"/>
                              </w:r>
                              <w:r w:rsidR="005045EF">
                                <w:instrText xml:space="preserve"> SEQ Abb. \* ARABIC </w:instrText>
                              </w:r>
                              <w:r w:rsidR="005045EF">
                                <w:fldChar w:fldCharType="separate"/>
                              </w:r>
                              <w:r w:rsidR="00D96E0F">
                                <w:rPr>
                                  <w:noProof/>
                                </w:rPr>
                                <w:t>8</w:t>
                              </w:r>
                              <w:r w:rsidR="005045EF">
                                <w:fldChar w:fldCharType="end"/>
                              </w:r>
                              <w:r>
                                <w:t xml:space="preserve"> Deskriptives Kommunikationsmodell</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D911A6" id="Gruppieren 32" o:spid="_x0000_s1042" style="position:absolute;margin-left:5.35pt;margin-top:139.55pt;width:350.75pt;height:362.25pt;z-index:251675648;mso-position-horizontal-relative:margin;mso-position-vertical-relative:text;mso-width-relative:margin;mso-height-relative:margin" coordorigin=",-20091" coordsize="61610,6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">
                <v:shape id="Bild8" o:spid="_x0000_s1043" type="#_x0000_t75" style="position:absolute;left:2212;top:-20091;width:59398;height:6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1jsS/AAAA2wAAAA8AAABkcnMvZG93bnJldi54bWxET8lqwzAQvRfyD2IKudVyGnCLGyWYFNNc&#10;6yb3wRovVBoZS17691Gh0Ns83jqH02qNmGn0vWMFuyQFQVw73XOr4PpVPr2C8AFZo3FMCn7Iw+m4&#10;eThgrt3CnzRXoRUxhH2OCroQhlxKX3dk0SduII5c40aLIcKxlXrEJYZbI5/TNJMWe44NHQ507qj+&#10;riarYD+Zavi4Fea9nCrTzLp4qXeLUtvHtXgDEWgN/+I/90XH+Rn8/hIPkMc7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ndY7EvwAAANsAAAAPAAAAAAAAAAAAAAAAAJ8CAABk&#10;cnMvZG93bnJldi54bWxQSwUGAAAAAAQABAD3AAAAiwMAAAAA&#10;">
                  <v:imagedata r:id="rId24" o:title="" cropbottom="8489f"/>
                  <v:path arrowok="t"/>
                </v:shape>
                <v:shape id="Textfeld 31" o:spid="_x0000_s1044" type="#_x0000_t202" style="position:absolute;top:41177;width:5939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inset="0,0,0,0">
                    <w:txbxContent>
                      <w:p w:rsidR="00645572" w:rsidRPr="000D7AE0" w:rsidRDefault="00645572" w:rsidP="008C5D29">
                        <w:pPr>
                          <w:pStyle w:val="Beschriftung"/>
                          <w:rPr>
                            <w:rFonts w:cstheme="minorHAnsi"/>
                            <w:noProof/>
                            <w:color w:val="00000A"/>
                            <w:sz w:val="28"/>
                          </w:rPr>
                        </w:pPr>
                        <w:bookmarkStart w:id="94" w:name="_Toc482623612"/>
                        <w:bookmarkStart w:id="95" w:name="_Toc482624121"/>
                        <w:r>
                          <w:t xml:space="preserve">Abb. </w:t>
                        </w:r>
                        <w:r w:rsidR="005045EF">
                          <w:fldChar w:fldCharType="begin"/>
                        </w:r>
                        <w:r w:rsidR="005045EF">
                          <w:instrText xml:space="preserve"> SEQ Abb. \* ARABIC </w:instrText>
                        </w:r>
                        <w:r w:rsidR="005045EF">
                          <w:fldChar w:fldCharType="separate"/>
                        </w:r>
                        <w:r w:rsidR="00D96E0F">
                          <w:rPr>
                            <w:noProof/>
                          </w:rPr>
                          <w:t>8</w:t>
                        </w:r>
                        <w:r w:rsidR="005045EF">
                          <w:fldChar w:fldCharType="end"/>
                        </w:r>
                        <w:r>
                          <w:t xml:space="preserve"> Deskriptives Kommunikationsmodell</w:t>
                        </w:r>
                        <w:bookmarkEnd w:id="94"/>
                        <w:bookmarkEnd w:id="95"/>
                      </w:p>
                    </w:txbxContent>
                  </v:textbox>
                </v:shape>
                <w10:wrap type="topAndBottom" anchorx="margin"/>
              </v:group>
            </w:pict>
          </mc:Fallback>
        </mc:AlternateContent>
      </w:r>
      <w:r w:rsidR="00645572" w:rsidRPr="00266578">
        <w:rPr>
          <w:rFonts w:cstheme="minorHAnsi"/>
        </w:rPr>
        <w:t xml:space="preserve">Diese Abbildung zeigt das deskriptive Kommunikationsmodell. In diesem Falle ist eine Kommunikation zwischen dem Helfer und dem Landwirt nur auf zwei Wegen möglich. Der Helfer kann dem Landwirt verbale Informationen zu senden. Jedoch besteht dort unter Umständen das Problem, dass die Akteure nicht die gleiche Sprache sprechen und daher die Informationsübertragung eingeschränkt wird und nicht vollständig möglich ist. Hat der Landwirt diese Informationen nicht verstanden. So muss er nachfragen, was jedoch schwer sein kann, wenn beide Akteure nicht eine Sprache sprechen. In diesem Fall erschwert die Bildungs- und Sprachbarriere die Kommunikation massiv. Eine weitere Möglichkeit ist die non-verbale Kommunikation. So kann der Helfer dem Landwirt durch vormachen von Aktivitäten zeigen, wie gewisse Abläufe im Ackerbau stattfinden. </w:t>
      </w:r>
    </w:p>
    <w:p w:rsidR="008C5D29" w:rsidRDefault="008C5D29">
      <w:pPr>
        <w:rPr>
          <w:rFonts w:cstheme="minorHAnsi"/>
        </w:rPr>
      </w:pPr>
    </w:p>
    <w:p w:rsidR="008C5D29" w:rsidRPr="00266578" w:rsidRDefault="008C5D29">
      <w:pPr>
        <w:rPr>
          <w:rFonts w:cstheme="minorHAnsi"/>
        </w:rPr>
      </w:pPr>
    </w:p>
    <w:p w:rsidR="00D26579" w:rsidRPr="00266578" w:rsidRDefault="00645572" w:rsidP="00D26579">
      <w:pPr>
        <w:pStyle w:val="berschrift2"/>
        <w:numPr>
          <w:ilvl w:val="1"/>
          <w:numId w:val="1"/>
        </w:numPr>
        <w:spacing w:before="0" w:after="240"/>
        <w:rPr>
          <w:rFonts w:cstheme="minorHAnsi"/>
        </w:rPr>
        <w:pPrChange w:id="96" w:author="Pastuh" w:date="2017-05-11T19:17:00Z">
          <w:pPr>
            <w:ind w:left="1080" w:hanging="720"/>
          </w:pPr>
        </w:pPrChange>
      </w:pPr>
      <w:bookmarkStart w:id="97" w:name="_Toc482625771"/>
      <w:r w:rsidRPr="00266578">
        <w:rPr>
          <w:rFonts w:cstheme="minorHAnsi"/>
        </w:rPr>
        <w:lastRenderedPageBreak/>
        <w:t>Präskriptives Modell</w:t>
      </w:r>
      <w:bookmarkEnd w:id="97"/>
    </w:p>
    <w:p w:rsidR="00D26579" w:rsidRDefault="00D03AC6">
      <w:pPr>
        <w:spacing w:after="240"/>
        <w:rPr>
          <w:rFonts w:cstheme="minorHAnsi"/>
        </w:rPr>
      </w:pPr>
      <w:r>
        <w:rPr>
          <w:rFonts w:cstheme="minorHAnsi"/>
          <w:noProof/>
          <w:lang w:eastAsia="de-DE"/>
        </w:rPr>
        <mc:AlternateContent>
          <mc:Choice Requires="wpg">
            <w:drawing>
              <wp:anchor distT="0" distB="0" distL="114300" distR="114300" simplePos="0" relativeHeight="251679744" behindDoc="0" locked="0" layoutInCell="1" allowOverlap="1" wp14:anchorId="441EB3F0" wp14:editId="68E9E0DE">
                <wp:simplePos x="0" y="0"/>
                <wp:positionH relativeFrom="column">
                  <wp:posOffset>-635</wp:posOffset>
                </wp:positionH>
                <wp:positionV relativeFrom="paragraph">
                  <wp:posOffset>462610</wp:posOffset>
                </wp:positionV>
                <wp:extent cx="5939790" cy="2324100"/>
                <wp:effectExtent l="0" t="0" r="3810" b="0"/>
                <wp:wrapSquare wrapText="bothSides"/>
                <wp:docPr id="35" name="Gruppieren 35"/>
                <wp:cNvGraphicFramePr/>
                <a:graphic xmlns:a="http://schemas.openxmlformats.org/drawingml/2006/main">
                  <a:graphicData uri="http://schemas.microsoft.com/office/word/2010/wordprocessingGroup">
                    <wpg:wgp>
                      <wpg:cNvGrpSpPr/>
                      <wpg:grpSpPr>
                        <a:xfrm>
                          <a:off x="0" y="0"/>
                          <a:ext cx="5939790" cy="2324100"/>
                          <a:chOff x="0" y="0"/>
                          <a:chExt cx="5939790" cy="2324100"/>
                        </a:xfrm>
                      </wpg:grpSpPr>
                      <pic:pic xmlns:pic="http://schemas.openxmlformats.org/drawingml/2006/picture">
                        <pic:nvPicPr>
                          <pic:cNvPr id="33" name="Bild9"/>
                          <pic:cNvPicPr>
                            <a:picLocks noChangeAspect="1"/>
                          </pic:cNvPicPr>
                        </pic:nvPicPr>
                        <pic:blipFill rotWithShape="1">
                          <a:blip r:embed="rId25"/>
                          <a:srcRect b="25228"/>
                          <a:stretch/>
                        </pic:blipFill>
                        <pic:spPr bwMode="auto">
                          <a:xfrm>
                            <a:off x="0" y="0"/>
                            <a:ext cx="5939790" cy="1998345"/>
                          </a:xfrm>
                          <a:prstGeom prst="rect">
                            <a:avLst/>
                          </a:prstGeom>
                          <a:ln>
                            <a:noFill/>
                          </a:ln>
                          <a:extLst>
                            <a:ext uri="{53640926-AAD7-44D8-BBD7-CCE9431645EC}">
                              <a14:shadowObscured xmlns:a14="http://schemas.microsoft.com/office/drawing/2010/main"/>
                            </a:ext>
                          </a:extLst>
                        </pic:spPr>
                      </pic:pic>
                      <wps:wsp>
                        <wps:cNvPr id="34" name="Textfeld 34"/>
                        <wps:cNvSpPr txBox="1"/>
                        <wps:spPr>
                          <a:xfrm>
                            <a:off x="0" y="2057400"/>
                            <a:ext cx="5939790" cy="266700"/>
                          </a:xfrm>
                          <a:prstGeom prst="rect">
                            <a:avLst/>
                          </a:prstGeom>
                          <a:solidFill>
                            <a:prstClr val="white"/>
                          </a:solidFill>
                          <a:ln>
                            <a:noFill/>
                          </a:ln>
                          <a:effectLst/>
                        </wps:spPr>
                        <wps:txbx>
                          <w:txbxContent>
                            <w:p w:rsidR="00645572" w:rsidRPr="00C70CCD" w:rsidRDefault="00645572" w:rsidP="00F92C22">
                              <w:pPr>
                                <w:pStyle w:val="Beschriftung"/>
                                <w:rPr>
                                  <w:rFonts w:cstheme="minorHAnsi"/>
                                  <w:noProof/>
                                  <w:color w:val="00000A"/>
                                </w:rPr>
                              </w:pPr>
                              <w:bookmarkStart w:id="98" w:name="_Toc482623613"/>
                              <w:bookmarkStart w:id="99" w:name="_Toc482624122"/>
                              <w:r>
                                <w:t xml:space="preserve">Abb. </w:t>
                              </w:r>
                              <w:r w:rsidR="005045EF">
                                <w:fldChar w:fldCharType="begin"/>
                              </w:r>
                              <w:r w:rsidR="005045EF">
                                <w:instrText xml:space="preserve"> SEQ Abb. \* ARABIC </w:instrText>
                              </w:r>
                              <w:r w:rsidR="005045EF">
                                <w:fldChar w:fldCharType="separate"/>
                              </w:r>
                              <w:r w:rsidR="00D96E0F">
                                <w:rPr>
                                  <w:noProof/>
                                </w:rPr>
                                <w:t>9</w:t>
                              </w:r>
                              <w:r w:rsidR="005045EF">
                                <w:fldChar w:fldCharType="end"/>
                              </w:r>
                              <w:r>
                                <w:t xml:space="preserve"> Präskriptives Kommunikationsmodell</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1EB3F0" id="Gruppieren 35" o:spid="_x0000_s1045" style="position:absolute;margin-left:-.05pt;margin-top:36.45pt;width:467.7pt;height:183pt;z-index:251679744;mso-position-horizontal-relative:text;mso-position-vertical-relative:text" coordsize="59397,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">
                <v:shape id="Bild9" o:spid="_x0000_s1046" type="#_x0000_t75" style="position:absolute;width:59397;height:19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vfPEAAAA2wAAAA8AAABkcnMvZG93bnJldi54bWxEj0FrwkAUhO8F/8PyCr0U3bSCLdFVxBIq&#10;CEpT8fzIPrOh2bchu4npv3cFweMwM98wi9Vga9FT6yvHCt4mCQjiwumKSwXH32z8CcIHZI21Y1Lw&#10;Tx5Wy9HTAlPtLvxDfR5KESHsU1RgQmhSKX1hyKKfuIY4emfXWgxRtqXULV4i3NbyPUlm0mLFccFg&#10;QxtDxV/eWQVn0+06PA1Zn28Oh69s/9F/v+6Uenke1nMQgYbwCN/bW61gOoXbl/gD5P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B+vfPEAAAA2wAAAA8AAAAAAAAAAAAAAAAA&#10;nwIAAGRycy9kb3ducmV2LnhtbFBLBQYAAAAABAAEAPcAAACQAwAAAAA=&#10;">
                  <v:imagedata r:id="rId26" o:title="" cropbottom="16533f"/>
                  <v:path arrowok="t"/>
                </v:shape>
                <v:shape id="Textfeld 34" o:spid="_x0000_s1047" type="#_x0000_t202" style="position:absolute;top:20574;width:5939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rsidR="00645572" w:rsidRPr="00C70CCD" w:rsidRDefault="00645572" w:rsidP="00F92C22">
                        <w:pPr>
                          <w:pStyle w:val="Beschriftung"/>
                          <w:rPr>
                            <w:rFonts w:cstheme="minorHAnsi"/>
                            <w:noProof/>
                            <w:color w:val="00000A"/>
                          </w:rPr>
                        </w:pPr>
                        <w:bookmarkStart w:id="100" w:name="_Toc482623613"/>
                        <w:bookmarkStart w:id="101" w:name="_Toc482624122"/>
                        <w:r>
                          <w:t xml:space="preserve">Abb. </w:t>
                        </w:r>
                        <w:r w:rsidR="005045EF">
                          <w:fldChar w:fldCharType="begin"/>
                        </w:r>
                        <w:r w:rsidR="005045EF">
                          <w:instrText xml:space="preserve"> SEQ Abb. \* ARABIC </w:instrText>
                        </w:r>
                        <w:r w:rsidR="005045EF">
                          <w:fldChar w:fldCharType="separate"/>
                        </w:r>
                        <w:r w:rsidR="00D96E0F">
                          <w:rPr>
                            <w:noProof/>
                          </w:rPr>
                          <w:t>9</w:t>
                        </w:r>
                        <w:r w:rsidR="005045EF">
                          <w:fldChar w:fldCharType="end"/>
                        </w:r>
                        <w:r>
                          <w:t xml:space="preserve"> Präskriptives Kommunikationsmodell</w:t>
                        </w:r>
                        <w:bookmarkEnd w:id="100"/>
                        <w:bookmarkEnd w:id="101"/>
                      </w:p>
                    </w:txbxContent>
                  </v:textbox>
                </v:shape>
                <w10:wrap type="square"/>
              </v:group>
            </w:pict>
          </mc:Fallback>
        </mc:AlternateContent>
      </w:r>
      <w:r w:rsidR="00645572" w:rsidRPr="00266578">
        <w:rPr>
          <w:rFonts w:cstheme="minorHAnsi"/>
        </w:rPr>
        <w:t xml:space="preserve">Das präskriptive Kommunikationsmodell zeigt die Kommunikation unserer Hauptakteure Helfer und Landwirt mit dem System </w:t>
      </w:r>
      <w:proofErr w:type="spellStart"/>
      <w:r w:rsidR="00645572" w:rsidRPr="00266578">
        <w:rPr>
          <w:rFonts w:cstheme="minorHAnsi"/>
        </w:rPr>
        <w:t>Harvest</w:t>
      </w:r>
      <w:proofErr w:type="spellEnd"/>
      <w:r w:rsidR="00645572" w:rsidRPr="00266578">
        <w:rPr>
          <w:rFonts w:cstheme="minorHAnsi"/>
        </w:rPr>
        <w:t xml:space="preserve"> Hand.</w:t>
      </w:r>
    </w:p>
    <w:p w:rsidR="00D26579" w:rsidRPr="00266578" w:rsidRDefault="00645572">
      <w:pPr>
        <w:spacing w:after="240"/>
        <w:rPr>
          <w:rFonts w:cstheme="minorHAnsi"/>
        </w:rPr>
      </w:pPr>
      <w:r w:rsidRPr="00266578">
        <w:rPr>
          <w:rFonts w:cstheme="minorHAnsi"/>
        </w:rPr>
        <w:t xml:space="preserve">Beide Akteuren ist es möglich zu Beginn ein Profil anzulegen, welches sie auch jederzeit bearbeiten können. Die Helfer vor Ort ermitteln Daten zu den Ackerflächen der Landwirte. Das können Daten wie Fläche, </w:t>
      </w:r>
      <w:proofErr w:type="spellStart"/>
      <w:r w:rsidRPr="00266578">
        <w:rPr>
          <w:rFonts w:cstheme="minorHAnsi"/>
        </w:rPr>
        <w:t>ph-Wert</w:t>
      </w:r>
      <w:proofErr w:type="spellEnd"/>
      <w:r w:rsidRPr="00266578">
        <w:rPr>
          <w:rFonts w:cstheme="minorHAnsi"/>
        </w:rPr>
        <w:t>, Bodenfeuchtigkeit etc. sein. Diese werden im System hinterlegt. Der Landwirt kann diese Daten abrufen und einsehen. Die Ackerdaten werden genau evaluiert und anschließend bekommen Helfer und Landwirt eine Anbauempfehlung vorgeschlagen. Beide Akteure erhalten die Informationen, da der Helfer gegebenenfalls noch etwas dazu erklären muss. Um die Empfehlungen umsetzen zu können, erhalten beide Lernmaterial in Form von Visualisierungen und Audio. Sie unterstützen den Helfer beim Vermitteln und dem Landwirt beim Lernen. Außerdem können beide Termine anlegen, an welche sie dann automatisch vom System erinnert werden.</w:t>
      </w:r>
    </w:p>
    <w:p w:rsidR="00D26579" w:rsidRPr="00266578" w:rsidRDefault="00D26579">
      <w:pPr>
        <w:spacing w:after="240"/>
        <w:rPr>
          <w:rFonts w:cstheme="minorHAnsi"/>
        </w:rPr>
      </w:pPr>
    </w:p>
    <w:p w:rsidR="00D26579" w:rsidRPr="00266578" w:rsidRDefault="00D26579">
      <w:pPr>
        <w:spacing w:after="240"/>
        <w:rPr>
          <w:rFonts w:cstheme="minorHAnsi"/>
        </w:rPr>
      </w:pPr>
    </w:p>
    <w:p w:rsidR="00D26579" w:rsidRPr="00266578" w:rsidRDefault="00D26579">
      <w:pPr>
        <w:spacing w:after="240"/>
        <w:rPr>
          <w:rFonts w:cstheme="minorHAnsi"/>
        </w:rPr>
      </w:pPr>
    </w:p>
    <w:p w:rsidR="00D26579" w:rsidRPr="00266578" w:rsidRDefault="00D26579">
      <w:pPr>
        <w:spacing w:after="240"/>
        <w:rPr>
          <w:rFonts w:cstheme="minorHAnsi"/>
        </w:rPr>
      </w:pPr>
    </w:p>
    <w:p w:rsidR="00D26579" w:rsidRPr="00266578" w:rsidRDefault="00D26579">
      <w:pPr>
        <w:spacing w:after="240"/>
        <w:rPr>
          <w:rFonts w:cstheme="minorHAnsi"/>
        </w:rPr>
      </w:pPr>
    </w:p>
    <w:p w:rsidR="00D26579" w:rsidRDefault="00D26579">
      <w:pPr>
        <w:spacing w:after="240"/>
        <w:rPr>
          <w:rFonts w:cstheme="minorHAnsi"/>
        </w:rPr>
      </w:pPr>
    </w:p>
    <w:p w:rsidR="00D03AC6" w:rsidRDefault="00D03AC6">
      <w:pPr>
        <w:spacing w:after="240"/>
        <w:rPr>
          <w:rFonts w:cstheme="minorHAnsi"/>
        </w:rPr>
      </w:pPr>
    </w:p>
    <w:p w:rsidR="00D03AC6" w:rsidRDefault="00D03AC6">
      <w:pPr>
        <w:spacing w:after="240"/>
        <w:rPr>
          <w:rFonts w:cstheme="minorHAnsi"/>
        </w:rPr>
      </w:pPr>
    </w:p>
    <w:p w:rsidR="008C5D29" w:rsidRDefault="008C5D29">
      <w:pPr>
        <w:spacing w:after="240"/>
        <w:rPr>
          <w:rFonts w:cstheme="minorHAnsi"/>
        </w:rPr>
      </w:pPr>
    </w:p>
    <w:p w:rsidR="00E84C0F" w:rsidRDefault="00E84C0F">
      <w:pPr>
        <w:spacing w:after="240"/>
        <w:rPr>
          <w:rFonts w:cstheme="minorHAnsi"/>
        </w:rPr>
      </w:pPr>
    </w:p>
    <w:p w:rsidR="009F0722" w:rsidRPr="00266578" w:rsidRDefault="009F0722">
      <w:pPr>
        <w:spacing w:after="240"/>
        <w:rPr>
          <w:rFonts w:cstheme="minorHAnsi"/>
        </w:rPr>
      </w:pPr>
    </w:p>
    <w:p w:rsidR="00D26579" w:rsidRPr="00266578" w:rsidRDefault="00645572" w:rsidP="00D26579">
      <w:pPr>
        <w:pStyle w:val="berschrift1"/>
        <w:numPr>
          <w:ilvl w:val="0"/>
          <w:numId w:val="1"/>
        </w:numPr>
        <w:spacing w:before="0" w:after="240"/>
        <w:rPr>
          <w:rFonts w:cstheme="minorHAnsi"/>
        </w:rPr>
        <w:pPrChange w:id="102" w:author="Pastuh" w:date="2017-05-11T19:17:00Z">
          <w:pPr>
            <w:spacing w:after="240"/>
            <w:ind w:left="720" w:hanging="360"/>
          </w:pPr>
        </w:pPrChange>
      </w:pPr>
      <w:bookmarkStart w:id="103" w:name="_Toc482625772"/>
      <w:r w:rsidRPr="00266578">
        <w:rPr>
          <w:rFonts w:cstheme="minorHAnsi"/>
          <w:noProof/>
          <w:lang w:eastAsia="de-DE"/>
        </w:rPr>
        <w:lastRenderedPageBreak/>
        <mc:AlternateContent>
          <mc:Choice Requires="wps">
            <w:drawing>
              <wp:anchor distT="0" distB="0" distL="114300" distR="114300" simplePos="0" relativeHeight="4294966277" behindDoc="0" locked="0" layoutInCell="1" allowOverlap="1" wp14:anchorId="6F6486F4" wp14:editId="7E9A2477">
                <wp:simplePos x="0" y="0"/>
                <wp:positionH relativeFrom="margin">
                  <wp:posOffset>229870</wp:posOffset>
                </wp:positionH>
                <wp:positionV relativeFrom="paragraph">
                  <wp:posOffset>217749</wp:posOffset>
                </wp:positionV>
                <wp:extent cx="5674360" cy="43815"/>
                <wp:effectExtent l="0" t="0" r="21590" b="32385"/>
                <wp:wrapNone/>
                <wp:docPr id="18" name="Gerader Verbinder 4"/>
                <wp:cNvGraphicFramePr/>
                <a:graphic xmlns:a="http://schemas.openxmlformats.org/drawingml/2006/main">
                  <a:graphicData uri="http://schemas.microsoft.com/office/word/2010/wordprocessingShape">
                    <wps:wsp>
                      <wps:cNvCnPr/>
                      <wps:spPr>
                        <a:xfrm flipV="1">
                          <a:off x="0" y="0"/>
                          <a:ext cx="5674360" cy="43815"/>
                        </a:xfrm>
                        <a:prstGeom prst="line">
                          <a:avLst/>
                        </a:prstGeom>
                        <a:ln w="19080">
                          <a:solidFill>
                            <a:schemeClr val="bg1">
                              <a:lumMod val="85000"/>
                            </a:schemeClr>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7C947565" id="Gerader Verbinder 4" o:spid="_x0000_s1026" style="position:absolute;flip:y;z-index:-1019;visibility:visible;mso-wrap-style:square;mso-wrap-distance-left:9pt;mso-wrap-distance-top:0;mso-wrap-distance-right:9pt;mso-wrap-distance-bottom:0;mso-position-horizontal:absolute;mso-position-horizontal-relative:margin;mso-position-vertical:absolute;mso-position-vertical-relative:text" from="18.1pt,17.15pt" to="464.9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" strokecolor="#d8d8d8 [2732]" strokeweight=".53mm">
                <v:stroke joinstyle="miter"/>
                <w10:wrap anchorx="margin"/>
              </v:line>
            </w:pict>
          </mc:Fallback>
        </mc:AlternateContent>
      </w:r>
      <w:r w:rsidRPr="00266578">
        <w:rPr>
          <w:rFonts w:cstheme="minorHAnsi"/>
        </w:rPr>
        <w:t>Architektur</w:t>
      </w:r>
      <w:bookmarkEnd w:id="103"/>
    </w:p>
    <w:p w:rsidR="00D26579" w:rsidRPr="00266578" w:rsidRDefault="00645572">
      <w:pPr>
        <w:spacing w:line="276" w:lineRule="auto"/>
        <w:rPr>
          <w:rFonts w:cstheme="minorHAnsi"/>
        </w:rPr>
      </w:pPr>
      <w:r w:rsidRPr="00266578">
        <w:rPr>
          <w:rFonts w:cstheme="minorHAnsi"/>
        </w:rPr>
        <w:t>In diesem Kapitel wird die Architektur des Systems skizziert und einzelne Komponenten werden erläutert. Das System ist eine verteilte Anwendung bietet damit größere Performance und Skalierung. Es ist besonders wichtig im Kontext des Projekts, da durch das verteilte System z.B</w:t>
      </w:r>
      <w:ins w:id="104" w:author="Pastuh" w:date="2017-05-13T17:23:00Z">
        <w:r w:rsidRPr="00266578">
          <w:rPr>
            <w:rFonts w:cstheme="minorHAnsi"/>
          </w:rPr>
          <w:t>.</w:t>
        </w:r>
      </w:ins>
      <w:r w:rsidRPr="00266578">
        <w:rPr>
          <w:rFonts w:cstheme="minorHAnsi"/>
        </w:rPr>
        <w:t xml:space="preserve"> der Client keine aufwändigen Anfragen zu den externen Diensten schicken muss. </w:t>
      </w:r>
    </w:p>
    <w:p w:rsidR="00D96E0F" w:rsidRDefault="00645572" w:rsidP="00D96E0F">
      <w:pPr>
        <w:keepNext/>
      </w:pPr>
      <w:r w:rsidRPr="00266578">
        <w:rPr>
          <w:rFonts w:cstheme="minorHAnsi"/>
          <w:noProof/>
          <w:lang w:eastAsia="de-DE"/>
        </w:rPr>
        <w:drawing>
          <wp:inline distT="0" distB="0" distL="0" distR="0" wp14:anchorId="7A75E3BC" wp14:editId="17AEA2E7">
            <wp:extent cx="5772150" cy="4972050"/>
            <wp:effectExtent l="0" t="0" r="0" b="0"/>
            <wp:docPr id="1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9"/>
                    <pic:cNvPicPr>
                      <a:picLocks noChangeAspect="1" noChangeArrowheads="1"/>
                    </pic:cNvPicPr>
                  </pic:nvPicPr>
                  <pic:blipFill>
                    <a:blip r:embed="rId27"/>
                    <a:stretch>
                      <a:fillRect/>
                    </a:stretch>
                  </pic:blipFill>
                  <pic:spPr bwMode="auto">
                    <a:xfrm>
                      <a:off x="0" y="0"/>
                      <a:ext cx="5772150" cy="4972050"/>
                    </a:xfrm>
                    <a:prstGeom prst="rect">
                      <a:avLst/>
                    </a:prstGeom>
                  </pic:spPr>
                </pic:pic>
              </a:graphicData>
            </a:graphic>
          </wp:inline>
        </w:drawing>
      </w:r>
    </w:p>
    <w:p w:rsidR="00D26579" w:rsidRPr="00266578" w:rsidRDefault="00D96E0F" w:rsidP="00D96E0F">
      <w:pPr>
        <w:pStyle w:val="Beschriftung"/>
        <w:rPr>
          <w:rFonts w:cstheme="minorHAnsi"/>
        </w:rPr>
      </w:pPr>
      <w:bookmarkStart w:id="105" w:name="_Toc482624123"/>
      <w:r>
        <w:t xml:space="preserve">Abb. </w:t>
      </w:r>
      <w:r>
        <w:fldChar w:fldCharType="begin"/>
      </w:r>
      <w:r>
        <w:instrText xml:space="preserve"> SEQ Abb. \* ARABIC </w:instrText>
      </w:r>
      <w:r>
        <w:fldChar w:fldCharType="separate"/>
      </w:r>
      <w:r>
        <w:rPr>
          <w:noProof/>
        </w:rPr>
        <w:t>10</w:t>
      </w:r>
      <w:r>
        <w:fldChar w:fldCharType="end"/>
      </w:r>
      <w:r>
        <w:t xml:space="preserve"> </w:t>
      </w:r>
      <w:r w:rsidRPr="00FC42AD">
        <w:t>Architekturmodell</w:t>
      </w:r>
      <w:bookmarkEnd w:id="105"/>
    </w:p>
    <w:p w:rsidR="00D26579" w:rsidRPr="00266578" w:rsidRDefault="00645572">
      <w:pPr>
        <w:spacing w:line="276" w:lineRule="auto"/>
        <w:rPr>
          <w:rFonts w:cstheme="minorHAnsi"/>
          <w:b/>
        </w:rPr>
      </w:pPr>
      <w:r w:rsidRPr="00266578">
        <w:rPr>
          <w:rFonts w:cstheme="minorHAnsi"/>
          <w:b/>
        </w:rPr>
        <w:t>Client-Server Kommunikation</w:t>
      </w:r>
    </w:p>
    <w:p w:rsidR="00D26579" w:rsidRPr="00266578" w:rsidRDefault="00645572">
      <w:pPr>
        <w:spacing w:line="276" w:lineRule="auto"/>
        <w:rPr>
          <w:rFonts w:cstheme="minorHAnsi"/>
        </w:rPr>
      </w:pPr>
      <w:r w:rsidRPr="00266578">
        <w:rPr>
          <w:rFonts w:cstheme="minorHAnsi"/>
        </w:rPr>
        <w:t>Die einzelnen Komponenten Kommunizieren nach dem Client-Server Paradigma, wodurch eine zentralisierte Datenhaltung und strikte Verteilung der Anwendungslogik erreicht wird.</w:t>
      </w:r>
    </w:p>
    <w:p w:rsidR="00D26579" w:rsidRPr="00266578" w:rsidRDefault="00645572">
      <w:pPr>
        <w:spacing w:line="276" w:lineRule="auto"/>
        <w:rPr>
          <w:rFonts w:cstheme="minorHAnsi"/>
          <w:b/>
        </w:rPr>
      </w:pPr>
      <w:r w:rsidRPr="00266578">
        <w:rPr>
          <w:rFonts w:cstheme="minorHAnsi"/>
          <w:b/>
        </w:rPr>
        <w:t>Clients</w:t>
      </w:r>
    </w:p>
    <w:p w:rsidR="00D26579" w:rsidRPr="00266578" w:rsidRDefault="00645572">
      <w:pPr>
        <w:spacing w:line="276" w:lineRule="auto"/>
        <w:rPr>
          <w:rFonts w:cstheme="minorHAnsi"/>
        </w:rPr>
      </w:pPr>
      <w:r w:rsidRPr="00266578">
        <w:rPr>
          <w:rFonts w:cstheme="minorHAnsi"/>
        </w:rPr>
        <w:t>Als Clients agieren mobile App und Mobiletelefon, die jeweils für die Pr</w:t>
      </w:r>
      <w:ins w:id="106" w:author="Pastuh" w:date="2017-05-13T17:19:00Z">
        <w:r w:rsidRPr="00266578">
          <w:rPr>
            <w:rFonts w:cstheme="minorHAnsi"/>
          </w:rPr>
          <w:t>ä</w:t>
        </w:r>
      </w:ins>
      <w:del w:id="107" w:author="Pastuh" w:date="2017-05-13T17:19:00Z">
        <w:r w:rsidRPr="00266578">
          <w:rPr>
            <w:rFonts w:cstheme="minorHAnsi"/>
          </w:rPr>
          <w:delText>e</w:delText>
        </w:r>
      </w:del>
      <w:r w:rsidRPr="00266578">
        <w:rPr>
          <w:rFonts w:cstheme="minorHAnsi"/>
        </w:rPr>
        <w:t>sentationslogik zuständig sind. In Mobilen App wird auch Teil der Anwendungslogik ausgeführt.</w:t>
      </w:r>
    </w:p>
    <w:p w:rsidR="00D26579" w:rsidRPr="00266578" w:rsidRDefault="00645572">
      <w:pPr>
        <w:spacing w:line="276" w:lineRule="auto"/>
        <w:rPr>
          <w:rFonts w:cstheme="minorHAnsi"/>
          <w:b/>
        </w:rPr>
      </w:pPr>
      <w:r w:rsidRPr="00266578">
        <w:rPr>
          <w:rFonts w:cstheme="minorHAnsi"/>
          <w:b/>
        </w:rPr>
        <w:t>Server</w:t>
      </w:r>
    </w:p>
    <w:p w:rsidR="00D26579" w:rsidRPr="00266578" w:rsidRDefault="00645572">
      <w:pPr>
        <w:spacing w:line="276" w:lineRule="auto"/>
        <w:rPr>
          <w:rFonts w:cstheme="minorHAnsi"/>
        </w:rPr>
      </w:pPr>
      <w:r w:rsidRPr="00266578">
        <w:rPr>
          <w:rFonts w:cstheme="minorHAnsi"/>
        </w:rPr>
        <w:t xml:space="preserve">Server ist eine Node.js App, die vor allem rechenaufwändige Aufgaben übernimmt und mit externen Diensten kommuniziert. Zur Speicherung der Einträge und User wird vom Server die Datenbank verwaltet.  </w:t>
      </w:r>
    </w:p>
    <w:p w:rsidR="00D26579" w:rsidRPr="00266578" w:rsidRDefault="00645572">
      <w:pPr>
        <w:spacing w:line="276" w:lineRule="auto"/>
        <w:rPr>
          <w:rFonts w:cstheme="minorHAnsi"/>
          <w:b/>
        </w:rPr>
      </w:pPr>
      <w:r w:rsidRPr="00266578">
        <w:rPr>
          <w:rFonts w:cstheme="minorHAnsi"/>
          <w:b/>
        </w:rPr>
        <w:lastRenderedPageBreak/>
        <w:t>SMS Gateway</w:t>
      </w:r>
    </w:p>
    <w:p w:rsidR="00D26579" w:rsidRPr="00266578" w:rsidRDefault="00645572">
      <w:pPr>
        <w:spacing w:line="276" w:lineRule="auto"/>
        <w:rPr>
          <w:rFonts w:cstheme="minorHAnsi"/>
        </w:rPr>
      </w:pPr>
      <w:r w:rsidRPr="00266578">
        <w:rPr>
          <w:rFonts w:cstheme="minorHAnsi"/>
        </w:rPr>
        <w:t>Externer Dienst wird Benutzt, um SMS an die Clients zu verschicken. Dabei wird ein API benutz, um die Nachricht an Gateway zu schicken, die dann an den Client weitergeleitet wird.</w:t>
      </w:r>
    </w:p>
    <w:p w:rsidR="00D26579" w:rsidRPr="00266578" w:rsidRDefault="00645572">
      <w:pPr>
        <w:spacing w:line="276" w:lineRule="auto"/>
        <w:rPr>
          <w:rFonts w:cstheme="minorHAnsi"/>
          <w:b/>
        </w:rPr>
      </w:pPr>
      <w:r w:rsidRPr="00266578">
        <w:rPr>
          <w:rFonts w:cstheme="minorHAnsi"/>
          <w:b/>
        </w:rPr>
        <w:t>Zielplattform</w:t>
      </w:r>
    </w:p>
    <w:p w:rsidR="00D26579" w:rsidRPr="00266578" w:rsidRDefault="00645572">
      <w:pPr>
        <w:spacing w:line="276" w:lineRule="auto"/>
        <w:rPr>
          <w:rFonts w:cstheme="minorHAnsi"/>
        </w:rPr>
      </w:pPr>
      <w:r w:rsidRPr="00266578">
        <w:rPr>
          <w:rFonts w:cstheme="minorHAnsi"/>
        </w:rPr>
        <w:t>Als Zielplattform wurde Android Smartphone gewählt. Android hat den größten Anteil am Weltmarkt[1]. Mit diesem Betriebssystem werden aber auch sehr günstige Geräte angeboten, was gerade für die Entwicklungsländer ein großer Vorteil ist. So gibt es z.B. ein Smartphone in Indien schon für 3,28 Euro angeboten[2].</w:t>
      </w:r>
    </w:p>
    <w:p w:rsidR="00D26579" w:rsidRPr="00266578" w:rsidRDefault="00645572">
      <w:pPr>
        <w:spacing w:line="276" w:lineRule="auto"/>
        <w:rPr>
          <w:rFonts w:cstheme="minorHAnsi"/>
          <w:b/>
        </w:rPr>
      </w:pPr>
      <w:r w:rsidRPr="00266578">
        <w:rPr>
          <w:rFonts w:cstheme="minorHAnsi"/>
          <w:b/>
        </w:rPr>
        <w:t>Datenformat</w:t>
      </w:r>
    </w:p>
    <w:p w:rsidR="00D26579" w:rsidRPr="00266578" w:rsidRDefault="00645572">
      <w:pPr>
        <w:spacing w:line="276" w:lineRule="auto"/>
        <w:rPr>
          <w:rFonts w:cstheme="minorHAnsi"/>
        </w:rPr>
      </w:pPr>
      <w:r w:rsidRPr="00266578">
        <w:rPr>
          <w:rFonts w:cstheme="minorHAnsi"/>
        </w:rPr>
        <w:t>Als Datenformat wird JSON bevorzugt. Dieses Format eignet sich optimal für eine effiziente Datenübertragung zwischen Komponenten. Kommunikation mit externen Diensten wird ebenso mit JSON abgewickelt.</w:t>
      </w:r>
    </w:p>
    <w:p w:rsidR="00D26579" w:rsidRPr="00266578" w:rsidRDefault="00645572">
      <w:pPr>
        <w:spacing w:line="276" w:lineRule="auto"/>
        <w:rPr>
          <w:rFonts w:cstheme="minorHAnsi"/>
          <w:b/>
        </w:rPr>
      </w:pPr>
      <w:r w:rsidRPr="00266578">
        <w:rPr>
          <w:rFonts w:cstheme="minorHAnsi"/>
          <w:b/>
        </w:rPr>
        <w:t>Protokolle</w:t>
      </w:r>
    </w:p>
    <w:p w:rsidR="00D26579" w:rsidRPr="00266578" w:rsidRDefault="00645572">
      <w:pPr>
        <w:spacing w:line="276" w:lineRule="auto"/>
        <w:rPr>
          <w:rFonts w:cstheme="minorHAnsi"/>
        </w:rPr>
      </w:pPr>
      <w:r w:rsidRPr="00266578">
        <w:rPr>
          <w:rFonts w:cstheme="minorHAnsi"/>
        </w:rPr>
        <w:t>Für die grundlegende Übertragung wird HTTP verwendet, da es mit Node.js und REST optimal arbeitet und JSON-Daten problemlos übertragen werden. Benachteiligung des Clients wird mit FCM (</w:t>
      </w:r>
      <w:proofErr w:type="spellStart"/>
      <w:r w:rsidRPr="00266578">
        <w:rPr>
          <w:rFonts w:cstheme="minorHAnsi"/>
        </w:rPr>
        <w:t>Firebase</w:t>
      </w:r>
      <w:proofErr w:type="spellEnd"/>
      <w:r w:rsidRPr="00266578">
        <w:rPr>
          <w:rFonts w:cstheme="minorHAnsi"/>
        </w:rPr>
        <w:t xml:space="preserve"> </w:t>
      </w:r>
      <w:proofErr w:type="spellStart"/>
      <w:r w:rsidRPr="00266578">
        <w:rPr>
          <w:rFonts w:cstheme="minorHAnsi"/>
        </w:rPr>
        <w:t>Cloud</w:t>
      </w:r>
      <w:proofErr w:type="spellEnd"/>
      <w:r w:rsidRPr="00266578">
        <w:rPr>
          <w:rFonts w:cstheme="minorHAnsi"/>
        </w:rPr>
        <w:t xml:space="preserve"> Messaging) realisiert, was sowohl Android als auch IOS Plattformen unterstützt.</w:t>
      </w:r>
    </w:p>
    <w:p w:rsidR="00D26579" w:rsidRPr="00266578" w:rsidRDefault="00645572">
      <w:pPr>
        <w:spacing w:line="276" w:lineRule="auto"/>
        <w:rPr>
          <w:rFonts w:cstheme="minorHAnsi"/>
          <w:b/>
        </w:rPr>
      </w:pPr>
      <w:r w:rsidRPr="00266578">
        <w:rPr>
          <w:rFonts w:cstheme="minorHAnsi"/>
          <w:b/>
        </w:rPr>
        <w:t>Synchrone und Asynchrone Kommunikation</w:t>
      </w:r>
    </w:p>
    <w:p w:rsidR="00D26579" w:rsidRPr="00266578" w:rsidRDefault="00645572">
      <w:pPr>
        <w:spacing w:line="276" w:lineRule="auto"/>
        <w:rPr>
          <w:rFonts w:cstheme="minorHAnsi"/>
        </w:rPr>
      </w:pPr>
      <w:r w:rsidRPr="00266578">
        <w:rPr>
          <w:rFonts w:cstheme="minorHAnsi"/>
        </w:rPr>
        <w:t>Die Speicherung von Daten in DB und auch Erstellen und Schicken der Anleitungen zum Client sollte Synchron ablaufen. Abfragen von Wetterdaten und Benachrichtigung der Clients wird dagegen asynchron realisiert.</w:t>
      </w:r>
    </w:p>
    <w:p w:rsidR="00D26579" w:rsidRPr="00266578" w:rsidRDefault="00D26579">
      <w:pPr>
        <w:rPr>
          <w:rFonts w:cstheme="minorHAnsi"/>
        </w:rPr>
      </w:pPr>
    </w:p>
    <w:p w:rsidR="00D26579" w:rsidRPr="00266578" w:rsidRDefault="00D26579">
      <w:pPr>
        <w:rPr>
          <w:rFonts w:cstheme="minorHAnsi"/>
        </w:rPr>
      </w:pPr>
    </w:p>
    <w:p w:rsidR="00D26579" w:rsidRPr="00266578" w:rsidRDefault="00D26579">
      <w:pPr>
        <w:rPr>
          <w:rFonts w:cstheme="minorHAnsi"/>
        </w:rPr>
      </w:pPr>
    </w:p>
    <w:p w:rsidR="00D26579" w:rsidRPr="00266578" w:rsidRDefault="00D26579">
      <w:pPr>
        <w:rPr>
          <w:rFonts w:cstheme="minorHAnsi"/>
        </w:rPr>
      </w:pPr>
    </w:p>
    <w:p w:rsidR="00D26579" w:rsidRPr="00266578" w:rsidRDefault="00D26579">
      <w:pPr>
        <w:rPr>
          <w:rFonts w:cstheme="minorHAnsi"/>
        </w:rPr>
      </w:pPr>
    </w:p>
    <w:p w:rsidR="00B83C7D" w:rsidRPr="00266578" w:rsidRDefault="00B83C7D">
      <w:pPr>
        <w:rPr>
          <w:rFonts w:cstheme="minorHAnsi"/>
        </w:rPr>
      </w:pPr>
    </w:p>
    <w:p w:rsidR="00B83C7D" w:rsidRPr="00266578" w:rsidRDefault="00B83C7D">
      <w:pPr>
        <w:rPr>
          <w:rFonts w:cstheme="minorHAnsi"/>
        </w:rPr>
      </w:pPr>
    </w:p>
    <w:p w:rsidR="00B83C7D" w:rsidRPr="00266578" w:rsidRDefault="00B83C7D">
      <w:pPr>
        <w:rPr>
          <w:rFonts w:cstheme="minorHAnsi"/>
        </w:rPr>
      </w:pPr>
    </w:p>
    <w:p w:rsidR="00B83C7D" w:rsidRPr="00266578" w:rsidRDefault="00B83C7D">
      <w:pPr>
        <w:rPr>
          <w:rFonts w:cstheme="minorHAnsi"/>
        </w:rPr>
      </w:pPr>
    </w:p>
    <w:p w:rsidR="00B83C7D" w:rsidRPr="00266578" w:rsidRDefault="00B83C7D">
      <w:pPr>
        <w:rPr>
          <w:rFonts w:cstheme="minorHAnsi"/>
        </w:rPr>
      </w:pPr>
    </w:p>
    <w:p w:rsidR="00B83C7D" w:rsidRPr="00266578" w:rsidRDefault="00B83C7D">
      <w:pPr>
        <w:rPr>
          <w:rFonts w:cstheme="minorHAnsi"/>
        </w:rPr>
      </w:pPr>
    </w:p>
    <w:p w:rsidR="00B83C7D" w:rsidRPr="00266578" w:rsidRDefault="00B83C7D">
      <w:pPr>
        <w:rPr>
          <w:rFonts w:cstheme="minorHAnsi"/>
        </w:rPr>
      </w:pPr>
    </w:p>
    <w:p w:rsidR="00B83C7D" w:rsidRPr="00266578" w:rsidRDefault="00B83C7D">
      <w:pPr>
        <w:rPr>
          <w:ins w:id="108" w:author="Pastuh" w:date="2017-05-11T19:48:00Z"/>
          <w:rFonts w:cstheme="minorHAnsi"/>
        </w:rPr>
      </w:pPr>
    </w:p>
    <w:p w:rsidR="00D26579" w:rsidRPr="00266578" w:rsidRDefault="00645572" w:rsidP="00D26579">
      <w:pPr>
        <w:pStyle w:val="berschrift1"/>
        <w:numPr>
          <w:ilvl w:val="0"/>
          <w:numId w:val="1"/>
        </w:numPr>
        <w:spacing w:before="0" w:after="240" w:line="360" w:lineRule="auto"/>
        <w:rPr>
          <w:rFonts w:cstheme="minorHAnsi"/>
        </w:rPr>
        <w:pPrChange w:id="109" w:author="Pastuh" w:date="2017-05-11T19:51:00Z">
          <w:pPr/>
        </w:pPrChange>
      </w:pPr>
      <w:bookmarkStart w:id="110" w:name="_Toc482625773"/>
      <w:r w:rsidRPr="00266578">
        <w:rPr>
          <w:rFonts w:cstheme="minorHAnsi"/>
          <w:noProof/>
          <w:lang w:eastAsia="de-DE"/>
        </w:rPr>
        <w:lastRenderedPageBreak/>
        <mc:AlternateContent>
          <mc:Choice Requires="wps">
            <w:drawing>
              <wp:anchor distT="0" distB="0" distL="114300" distR="114300" simplePos="0" relativeHeight="4294966282" behindDoc="0" locked="0" layoutInCell="1" allowOverlap="1" wp14:anchorId="7F6A7D55" wp14:editId="33571F6B">
                <wp:simplePos x="0" y="0"/>
                <wp:positionH relativeFrom="margin">
                  <wp:posOffset>243205</wp:posOffset>
                </wp:positionH>
                <wp:positionV relativeFrom="paragraph">
                  <wp:posOffset>233624</wp:posOffset>
                </wp:positionV>
                <wp:extent cx="5674360" cy="43815"/>
                <wp:effectExtent l="0" t="0" r="21590" b="32385"/>
                <wp:wrapNone/>
                <wp:docPr id="20" name="Gerader Verbinder 10"/>
                <wp:cNvGraphicFramePr/>
                <a:graphic xmlns:a="http://schemas.openxmlformats.org/drawingml/2006/main">
                  <a:graphicData uri="http://schemas.microsoft.com/office/word/2010/wordprocessingShape">
                    <wps:wsp>
                      <wps:cNvCnPr/>
                      <wps:spPr>
                        <a:xfrm flipV="1">
                          <a:off x="0" y="0"/>
                          <a:ext cx="5674360" cy="43815"/>
                        </a:xfrm>
                        <a:prstGeom prst="line">
                          <a:avLst/>
                        </a:prstGeom>
                        <a:ln w="19080">
                          <a:solidFill>
                            <a:schemeClr val="bg1">
                              <a:lumMod val="85000"/>
                            </a:schemeClr>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2FFEFC75" id="Gerader Verbinder 10" o:spid="_x0000_s1026" style="position:absolute;flip:y;z-index:-1014;visibility:visible;mso-wrap-style:square;mso-wrap-distance-left:9pt;mso-wrap-distance-top:0;mso-wrap-distance-right:9pt;mso-wrap-distance-bottom:0;mso-position-horizontal:absolute;mso-position-horizontal-relative:margin;mso-position-vertical:absolute;mso-position-vertical-relative:text" from="19.15pt,18.4pt" to="465.9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" strokecolor="#d8d8d8 [2732]" strokeweight=".53mm">
                <v:stroke joinstyle="miter"/>
                <w10:wrap anchorx="margin"/>
              </v:line>
            </w:pict>
          </mc:Fallback>
        </mc:AlternateContent>
      </w:r>
      <w:r w:rsidRPr="00266578">
        <w:rPr>
          <w:rFonts w:cstheme="minorHAnsi"/>
        </w:rPr>
        <w:t>Quellenverzeichnis</w:t>
      </w:r>
      <w:bookmarkEnd w:id="110"/>
    </w:p>
    <w:p w:rsidR="00D26579" w:rsidRPr="00266578" w:rsidRDefault="00645572">
      <w:pPr>
        <w:rPr>
          <w:rFonts w:cstheme="minorHAnsi"/>
        </w:rPr>
      </w:pPr>
      <w:r w:rsidRPr="00266578">
        <w:rPr>
          <w:rFonts w:cstheme="minorHAnsi"/>
        </w:rPr>
        <w:t>[1] Günstigstes Smartphone:</w:t>
      </w:r>
      <w:r w:rsidR="0042590F">
        <w:rPr>
          <w:rFonts w:cstheme="minorHAnsi"/>
        </w:rPr>
        <w:t xml:space="preserve"> </w:t>
      </w:r>
      <w:hyperlink r:id="rId28" w:history="1">
        <w:r w:rsidR="0042590F" w:rsidRPr="00305955">
          <w:rPr>
            <w:rStyle w:val="Hyperlink"/>
            <w:rFonts w:cstheme="minorHAnsi"/>
          </w:rPr>
          <w:t>https://www.welt.de/wirtschaft/webwelt/article152327016/Das-ist-das-guenstigste-Smartphone-der-Welt.html</w:t>
        </w:r>
      </w:hyperlink>
      <w:r w:rsidR="0042590F">
        <w:rPr>
          <w:rFonts w:cstheme="minorHAnsi"/>
        </w:rPr>
        <w:t xml:space="preserve"> </w:t>
      </w:r>
      <w:hyperlink r:id="rId29">
        <w:r w:rsidRPr="00266578">
          <w:rPr>
            <w:rStyle w:val="Internetlink"/>
            <w:rFonts w:cstheme="minorHAnsi"/>
            <w:vanish/>
            <w:webHidden/>
          </w:rPr>
          <w:t>https://www.welt.de/wirtschaft/webwelt/article152327016/Das-ist-das-guenstigste-Smartphone-der-Welt.html</w:t>
        </w:r>
      </w:hyperlink>
      <w:r w:rsidRPr="00266578">
        <w:rPr>
          <w:rFonts w:cstheme="minorHAnsi"/>
        </w:rPr>
        <w:t>(11.05.17)</w:t>
      </w:r>
    </w:p>
    <w:p w:rsidR="00D26579" w:rsidRPr="00266578" w:rsidRDefault="00C05229">
      <w:pPr>
        <w:rPr>
          <w:rFonts w:cstheme="minorHAnsi"/>
        </w:rPr>
      </w:pPr>
      <w:r>
        <w:rPr>
          <w:rFonts w:cstheme="minorHAnsi"/>
        </w:rPr>
        <w:t xml:space="preserve">[2] Android Marktanteil: </w:t>
      </w:r>
      <w:hyperlink r:id="rId30" w:history="1">
        <w:r w:rsidRPr="00305955">
          <w:rPr>
            <w:rStyle w:val="Hyperlink"/>
            <w:rFonts w:cstheme="minorHAnsi"/>
          </w:rPr>
          <w:t>https://de.statista.com/statistik/daten/studie/184332/umfrage/marktanteil-der-mobilen-betriebssysteme-in-deutschland-seit-2009/</w:t>
        </w:r>
      </w:hyperlink>
      <w:r>
        <w:rPr>
          <w:rFonts w:cstheme="minorHAnsi"/>
        </w:rPr>
        <w:t xml:space="preserve"> </w:t>
      </w:r>
      <w:hyperlink r:id="rId31">
        <w:r w:rsidR="00645572" w:rsidRPr="00266578">
          <w:rPr>
            <w:rStyle w:val="Internetlink"/>
            <w:rFonts w:cstheme="minorHAnsi"/>
            <w:vanish/>
            <w:webHidden/>
          </w:rPr>
          <w:t>https://de.statista.com/statistik/daten/studie/184332/umfrage/marktanteil-der-mobilen-betriebssysteme-in-deutschland-seit-2009/</w:t>
        </w:r>
      </w:hyperlink>
      <w:r w:rsidR="00645572" w:rsidRPr="00266578">
        <w:rPr>
          <w:rFonts w:cstheme="minorHAnsi"/>
        </w:rPr>
        <w:t xml:space="preserve"> (11.05.17)</w:t>
      </w:r>
    </w:p>
    <w:p w:rsidR="00D26579" w:rsidRPr="00266578" w:rsidRDefault="00645572">
      <w:pPr>
        <w:rPr>
          <w:rFonts w:cstheme="minorHAnsi"/>
        </w:rPr>
      </w:pPr>
      <w:r w:rsidRPr="00266578">
        <w:rPr>
          <w:rFonts w:cstheme="minorHAnsi"/>
        </w:rPr>
        <w:t xml:space="preserve">[3] Schroeder, D. (1992): Bodenkunde in Stichworten. Berlin; Stuttgart: </w:t>
      </w:r>
      <w:proofErr w:type="spellStart"/>
      <w:r w:rsidRPr="00266578">
        <w:rPr>
          <w:rFonts w:cstheme="minorHAnsi"/>
        </w:rPr>
        <w:t>Borntraeger</w:t>
      </w:r>
      <w:proofErr w:type="spellEnd"/>
      <w:r w:rsidRPr="00266578">
        <w:rPr>
          <w:rFonts w:cstheme="minorHAnsi"/>
        </w:rPr>
        <w:t>.  (01.05.2017)</w:t>
      </w:r>
    </w:p>
    <w:p w:rsidR="00D26579" w:rsidRPr="00266578" w:rsidRDefault="00645572">
      <w:pPr>
        <w:rPr>
          <w:rFonts w:cstheme="minorHAnsi"/>
        </w:rPr>
      </w:pPr>
      <w:r w:rsidRPr="00266578">
        <w:rPr>
          <w:rFonts w:cstheme="minorHAnsi"/>
        </w:rPr>
        <w:t xml:space="preserve">[4] Alles zum Thema Boden, Uni Münster </w:t>
      </w:r>
      <w:hyperlink r:id="rId32">
        <w:r w:rsidRPr="00266578">
          <w:rPr>
            <w:rStyle w:val="Internetlink"/>
            <w:rFonts w:cstheme="minorHAnsi"/>
            <w:webHidden/>
            <w:color w:val="000000"/>
            <w:u w:val="none"/>
          </w:rPr>
          <w:t>http://hypersoil.uni-muenster.de/0/05/17.htm</w:t>
        </w:r>
      </w:hyperlink>
      <w:hyperlink>
        <w:r w:rsidRPr="00266578">
          <w:rPr>
            <w:rStyle w:val="Internetlink"/>
            <w:rFonts w:cstheme="minorHAnsi"/>
            <w:webHidden/>
            <w:color w:val="000000"/>
            <w:u w:val="none"/>
          </w:rPr>
          <w:t xml:space="preserve"> (01.05.2017)</w:t>
        </w:r>
      </w:hyperlink>
    </w:p>
    <w:p w:rsidR="00D26579" w:rsidRPr="00266578" w:rsidRDefault="00645572">
      <w:pPr>
        <w:rPr>
          <w:rFonts w:cstheme="minorHAnsi"/>
        </w:rPr>
      </w:pPr>
      <w:r w:rsidRPr="00266578">
        <w:rPr>
          <w:rStyle w:val="Internetlink"/>
          <w:rFonts w:cstheme="minorHAnsi"/>
          <w:color w:val="000000"/>
          <w:u w:val="none"/>
        </w:rPr>
        <w:t xml:space="preserve">[5] Bundesverband Alphabetisierung und Grundbildung e.V. </w:t>
      </w:r>
      <w:hyperlink r:id="rId33">
        <w:r w:rsidRPr="00266578">
          <w:rPr>
            <w:rStyle w:val="Internetlink"/>
            <w:rFonts w:cstheme="minorHAnsi"/>
            <w:webHidden/>
            <w:color w:val="000000"/>
            <w:u w:val="none"/>
          </w:rPr>
          <w:t>http://www.alphabetisierung.de/infos/analphabetismus/</w:t>
        </w:r>
      </w:hyperlink>
      <w:hyperlink>
        <w:r w:rsidRPr="00266578">
          <w:rPr>
            <w:rStyle w:val="Internetlink"/>
            <w:rFonts w:cstheme="minorHAnsi"/>
            <w:webHidden/>
            <w:color w:val="000000"/>
            <w:u w:val="none"/>
          </w:rPr>
          <w:t xml:space="preserve"> (13.05.2017)</w:t>
        </w:r>
      </w:hyperlink>
    </w:p>
    <w:p w:rsidR="00D26579" w:rsidRPr="00266578" w:rsidRDefault="00645572">
      <w:pPr>
        <w:rPr>
          <w:rFonts w:cstheme="minorHAnsi"/>
        </w:rPr>
      </w:pPr>
      <w:r w:rsidRPr="00266578">
        <w:rPr>
          <w:rStyle w:val="Internetlink"/>
          <w:rFonts w:cstheme="minorHAnsi"/>
          <w:color w:val="000000"/>
          <w:u w:val="none"/>
        </w:rPr>
        <w:t xml:space="preserve">[6] Internetseite zur App Irmgard, </w:t>
      </w:r>
      <w:hyperlink r:id="rId34">
        <w:r w:rsidRPr="00266578">
          <w:rPr>
            <w:rStyle w:val="Internetlink"/>
            <w:rFonts w:cstheme="minorHAnsi"/>
            <w:webHidden/>
            <w:color w:val="000000"/>
            <w:u w:val="none"/>
          </w:rPr>
          <w:t>http://www.appirmgard.de/</w:t>
        </w:r>
      </w:hyperlink>
      <w:hyperlink>
        <w:r w:rsidRPr="00266578">
          <w:rPr>
            <w:rStyle w:val="Internetlink"/>
            <w:rFonts w:cstheme="minorHAnsi"/>
            <w:webHidden/>
            <w:color w:val="000000"/>
            <w:u w:val="none"/>
          </w:rPr>
          <w:t xml:space="preserve"> (10.05.2017)</w:t>
        </w:r>
      </w:hyperlink>
    </w:p>
    <w:p w:rsidR="00D26579" w:rsidRPr="00266578" w:rsidRDefault="00645572">
      <w:pPr>
        <w:rPr>
          <w:rFonts w:cstheme="minorHAnsi"/>
        </w:rPr>
      </w:pPr>
      <w:r w:rsidRPr="00266578">
        <w:rPr>
          <w:rStyle w:val="Internetlink"/>
          <w:rFonts w:cstheme="minorHAnsi"/>
          <w:color w:val="000000"/>
          <w:u w:val="none"/>
        </w:rPr>
        <w:t xml:space="preserve">[7] Internetseite zur App </w:t>
      </w:r>
      <w:proofErr w:type="spellStart"/>
      <w:r w:rsidRPr="00266578">
        <w:rPr>
          <w:rStyle w:val="Internetlink"/>
          <w:rFonts w:cstheme="minorHAnsi"/>
          <w:color w:val="000000"/>
          <w:u w:val="none"/>
        </w:rPr>
        <w:t>iCow</w:t>
      </w:r>
      <w:proofErr w:type="spellEnd"/>
      <w:r w:rsidRPr="00266578">
        <w:rPr>
          <w:rStyle w:val="Internetlink"/>
          <w:rFonts w:cstheme="minorHAnsi"/>
          <w:color w:val="000000"/>
          <w:u w:val="none"/>
        </w:rPr>
        <w:t xml:space="preserve"> </w:t>
      </w:r>
      <w:hyperlink r:id="rId35">
        <w:r w:rsidRPr="00266578">
          <w:rPr>
            <w:rStyle w:val="Internetlink"/>
            <w:rFonts w:cstheme="minorHAnsi"/>
            <w:webHidden/>
            <w:sz w:val="20"/>
            <w:szCs w:val="20"/>
          </w:rPr>
          <w:t>http://www.icow.co.ke/</w:t>
        </w:r>
      </w:hyperlink>
      <w:hyperlink>
        <w:r w:rsidRPr="00266578">
          <w:rPr>
            <w:rStyle w:val="Internetlink"/>
            <w:rFonts w:cstheme="minorHAnsi"/>
            <w:webHidden/>
            <w:sz w:val="20"/>
            <w:szCs w:val="20"/>
          </w:rPr>
          <w:t xml:space="preserve"> </w:t>
        </w:r>
      </w:hyperlink>
      <w:r w:rsidRPr="00266578">
        <w:rPr>
          <w:rStyle w:val="Internetlink"/>
          <w:rFonts w:cstheme="minorHAnsi"/>
          <w:color w:val="000000"/>
          <w:u w:val="none"/>
        </w:rPr>
        <w:t>(</w:t>
      </w:r>
      <w:r w:rsidRPr="00266578">
        <w:rPr>
          <w:rStyle w:val="Internetlink"/>
          <w:rFonts w:cstheme="minorHAnsi"/>
          <w:color w:val="000000"/>
          <w:sz w:val="20"/>
          <w:szCs w:val="20"/>
          <w:u w:val="none"/>
        </w:rPr>
        <w:t>27.04.2017)</w:t>
      </w:r>
    </w:p>
    <w:p w:rsidR="00D26579" w:rsidRPr="00266578" w:rsidRDefault="00645572">
      <w:pPr>
        <w:rPr>
          <w:rFonts w:cstheme="minorHAnsi"/>
        </w:rPr>
      </w:pPr>
      <w:r w:rsidRPr="00266578">
        <w:rPr>
          <w:rStyle w:val="Internetlink"/>
          <w:rFonts w:cstheme="minorHAnsi"/>
          <w:color w:val="000000"/>
          <w:sz w:val="20"/>
          <w:szCs w:val="20"/>
          <w:u w:val="none"/>
        </w:rPr>
        <w:t xml:space="preserve">[8] Zeitungsartikel zu </w:t>
      </w:r>
      <w:proofErr w:type="spellStart"/>
      <w:r w:rsidRPr="00266578">
        <w:rPr>
          <w:rStyle w:val="Internetlink"/>
          <w:rFonts w:cstheme="minorHAnsi"/>
          <w:color w:val="000000"/>
          <w:sz w:val="20"/>
          <w:szCs w:val="20"/>
          <w:u w:val="none"/>
        </w:rPr>
        <w:t>iCow</w:t>
      </w:r>
      <w:proofErr w:type="spellEnd"/>
      <w:r w:rsidRPr="00266578">
        <w:rPr>
          <w:rStyle w:val="Internetlink"/>
          <w:rFonts w:cstheme="minorHAnsi"/>
          <w:color w:val="000000"/>
          <w:sz w:val="20"/>
          <w:szCs w:val="20"/>
          <w:u w:val="none"/>
        </w:rPr>
        <w:t xml:space="preserve"> https://reset.org/blog/icow-kenias-bauern-hueten-kuehe-app-04292014 (27.04.2017)</w:t>
      </w:r>
    </w:p>
    <w:p w:rsidR="00D26579" w:rsidRPr="00266578" w:rsidRDefault="00645572">
      <w:pPr>
        <w:rPr>
          <w:rFonts w:cstheme="minorHAnsi"/>
        </w:rPr>
      </w:pPr>
      <w:r w:rsidRPr="00266578">
        <w:rPr>
          <w:rStyle w:val="Internetlink"/>
          <w:rFonts w:cstheme="minorHAnsi"/>
          <w:color w:val="000000"/>
          <w:sz w:val="20"/>
          <w:szCs w:val="20"/>
          <w:u w:val="none"/>
        </w:rPr>
        <w:t xml:space="preserve">[9] </w:t>
      </w:r>
      <w:proofErr w:type="spellStart"/>
      <w:r w:rsidRPr="00266578">
        <w:rPr>
          <w:rStyle w:val="Internetlink"/>
          <w:rFonts w:cstheme="minorHAnsi"/>
          <w:color w:val="000000"/>
          <w:sz w:val="20"/>
          <w:szCs w:val="20"/>
          <w:u w:val="none"/>
        </w:rPr>
        <w:t>Huffingtonpost</w:t>
      </w:r>
      <w:proofErr w:type="spellEnd"/>
      <w:r w:rsidRPr="00266578">
        <w:rPr>
          <w:rStyle w:val="Internetlink"/>
          <w:rFonts w:cstheme="minorHAnsi"/>
          <w:color w:val="000000"/>
          <w:sz w:val="20"/>
          <w:szCs w:val="20"/>
          <w:u w:val="none"/>
        </w:rPr>
        <w:t xml:space="preserve">, Entwicklung der Landwirtschaft in Afrika  </w:t>
      </w:r>
      <w:hyperlink r:id="rId36">
        <w:r w:rsidRPr="00266578">
          <w:rPr>
            <w:rStyle w:val="Internetlink"/>
            <w:rFonts w:cstheme="minorHAnsi"/>
            <w:webHidden/>
            <w:sz w:val="20"/>
            <w:szCs w:val="20"/>
          </w:rPr>
          <w:t>http://www.huffingtonpost.de/jean-claude-bastos-de-morais/auf-dem-weg-zur-hightech-revolution-in-der-</w:t>
        </w:r>
        <w:r w:rsidRPr="00266578">
          <w:rPr>
            <w:rStyle w:val="Internetlink"/>
            <w:rFonts w:cstheme="minorHAnsi"/>
            <w:color w:val="000000"/>
            <w:sz w:val="20"/>
            <w:szCs w:val="20"/>
            <w:u w:val="none"/>
          </w:rPr>
          <w:t>afrikanischen-landwirtschaft_b_5757040.html</w:t>
        </w:r>
      </w:hyperlink>
      <w:hyperlink>
        <w:r w:rsidRPr="00266578">
          <w:rPr>
            <w:rStyle w:val="Internetlink"/>
            <w:rFonts w:cstheme="minorHAnsi"/>
            <w:webHidden/>
            <w:color w:val="000000"/>
            <w:sz w:val="20"/>
            <w:szCs w:val="20"/>
            <w:u w:val="none"/>
          </w:rPr>
          <w:t xml:space="preserve"> (27.04.2017)</w:t>
        </w:r>
      </w:hyperlink>
    </w:p>
    <w:p w:rsidR="00DA2254" w:rsidRDefault="00645572">
      <w:pPr>
        <w:rPr>
          <w:rStyle w:val="Internetlink"/>
          <w:rFonts w:cstheme="minorHAnsi"/>
          <w:color w:val="000000"/>
          <w:sz w:val="20"/>
          <w:szCs w:val="20"/>
          <w:u w:val="none"/>
        </w:rPr>
      </w:pPr>
      <w:r w:rsidRPr="00266578">
        <w:rPr>
          <w:rStyle w:val="Internetlink"/>
          <w:rFonts w:cstheme="minorHAnsi"/>
          <w:color w:val="000000"/>
          <w:sz w:val="20"/>
          <w:szCs w:val="20"/>
          <w:u w:val="none"/>
        </w:rPr>
        <w:t xml:space="preserve">[10] </w:t>
      </w:r>
      <w:proofErr w:type="spellStart"/>
      <w:r w:rsidRPr="00266578">
        <w:rPr>
          <w:rStyle w:val="Internetlink"/>
          <w:rFonts w:cstheme="minorHAnsi"/>
          <w:color w:val="000000"/>
          <w:sz w:val="20"/>
          <w:szCs w:val="20"/>
          <w:u w:val="none"/>
        </w:rPr>
        <w:t>gfm</w:t>
      </w:r>
      <w:proofErr w:type="spellEnd"/>
      <w:r w:rsidRPr="00266578">
        <w:rPr>
          <w:rStyle w:val="Internetlink"/>
          <w:rFonts w:cstheme="minorHAnsi"/>
          <w:color w:val="000000"/>
          <w:sz w:val="20"/>
          <w:szCs w:val="20"/>
          <w:u w:val="none"/>
        </w:rPr>
        <w:t xml:space="preserve"> Nachrichten, Artikel über mobile Landwirtschaft in Afrika </w:t>
      </w:r>
      <w:r w:rsidRPr="00266578">
        <w:rPr>
          <w:rStyle w:val="Internetlink"/>
          <w:rFonts w:cstheme="minorHAnsi"/>
          <w:webHidden/>
          <w:sz w:val="20"/>
          <w:szCs w:val="20"/>
        </w:rPr>
        <w:t>http://www.gfm-nachrichten.de/news/aktuelles/article/icow-und-mehr-wie-mobile-landwirtschaft-in-afrika-</w:t>
      </w:r>
      <w:r w:rsidRPr="00266578">
        <w:rPr>
          <w:rStyle w:val="Internetlink"/>
          <w:rFonts w:cstheme="minorHAnsi"/>
          <w:color w:val="000000"/>
          <w:sz w:val="20"/>
          <w:szCs w:val="20"/>
          <w:u w:val="none"/>
        </w:rPr>
        <w:t>veraendert.html (28.04.2017)</w:t>
      </w:r>
    </w:p>
    <w:p w:rsidR="00D26579" w:rsidRPr="00266578" w:rsidRDefault="00D26579" w:rsidP="004B5B21">
      <w:pPr>
        <w:spacing w:after="0" w:line="240" w:lineRule="auto"/>
        <w:rPr>
          <w:rStyle w:val="Internetlink"/>
          <w:rFonts w:cstheme="minorHAnsi"/>
          <w:color w:val="000000"/>
          <w:sz w:val="20"/>
          <w:szCs w:val="20"/>
          <w:u w:val="none"/>
        </w:rPr>
      </w:pPr>
    </w:p>
    <w:sectPr w:rsidR="00D26579" w:rsidRPr="00266578" w:rsidSect="00517C5E">
      <w:headerReference w:type="default" r:id="rId37"/>
      <w:pgSz w:w="11906" w:h="16838"/>
      <w:pgMar w:top="1134" w:right="851" w:bottom="1134" w:left="1701" w:header="709"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394A" w:rsidRDefault="00E5394A">
      <w:pPr>
        <w:spacing w:after="0" w:line="240" w:lineRule="auto"/>
      </w:pPr>
      <w:r>
        <w:separator/>
      </w:r>
    </w:p>
  </w:endnote>
  <w:endnote w:type="continuationSeparator" w:id="0">
    <w:p w:rsidR="00E5394A" w:rsidRDefault="00E53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8CF3C50" w:usb2="00000016" w:usb3="00000000" w:csb0="0004001F" w:csb1="00000000"/>
  </w:font>
  <w:font w:name="Lucida Sans">
    <w:panose1 w:val="00000000000000000000"/>
    <w:charset w:val="00"/>
    <w:family w:val="roman"/>
    <w:notTrueType/>
    <w:pitch w:val="default"/>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394A" w:rsidRDefault="00E5394A">
      <w:pPr>
        <w:spacing w:after="0" w:line="240" w:lineRule="auto"/>
      </w:pPr>
      <w:r>
        <w:separator/>
      </w:r>
    </w:p>
  </w:footnote>
  <w:footnote w:type="continuationSeparator" w:id="0">
    <w:p w:rsidR="00E5394A" w:rsidRDefault="00E539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190545"/>
      <w:docPartObj>
        <w:docPartGallery w:val="Page Numbers (Top of Page)"/>
        <w:docPartUnique/>
      </w:docPartObj>
    </w:sdtPr>
    <w:sdtContent>
      <w:p w:rsidR="00E35250" w:rsidRDefault="00E35250">
        <w:pPr>
          <w:pStyle w:val="Kopfzeile"/>
          <w:jc w:val="right"/>
        </w:pPr>
        <w:r>
          <w:fldChar w:fldCharType="begin"/>
        </w:r>
        <w:r>
          <w:instrText>PAGE   \* MERGEFORMAT</w:instrText>
        </w:r>
        <w:r>
          <w:fldChar w:fldCharType="separate"/>
        </w:r>
        <w:r w:rsidR="00CE52FA">
          <w:rPr>
            <w:noProof/>
          </w:rPr>
          <w:t>IV</w:t>
        </w:r>
        <w:r>
          <w:fldChar w:fldCharType="end"/>
        </w:r>
      </w:p>
    </w:sdtContent>
  </w:sdt>
  <w:p w:rsidR="00645572" w:rsidRDefault="00645572">
    <w:pPr>
      <w:pStyle w:val="Kopfzeile"/>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9629742"/>
      <w:docPartObj>
        <w:docPartGallery w:val="Page Numbers (Top of Page)"/>
        <w:docPartUnique/>
      </w:docPartObj>
    </w:sdtPr>
    <w:sdtContent>
      <w:p w:rsidR="00E35250" w:rsidRDefault="00E35250">
        <w:pPr>
          <w:pStyle w:val="Kopfzeile"/>
          <w:jc w:val="right"/>
        </w:pPr>
        <w:r>
          <w:fldChar w:fldCharType="begin"/>
        </w:r>
        <w:r>
          <w:instrText>PAGE   \* MERGEFORMAT</w:instrText>
        </w:r>
        <w:r>
          <w:fldChar w:fldCharType="separate"/>
        </w:r>
        <w:r w:rsidR="00CE52FA">
          <w:rPr>
            <w:noProof/>
          </w:rPr>
          <w:t>1</w:t>
        </w:r>
        <w:r>
          <w:fldChar w:fldCharType="end"/>
        </w:r>
      </w:p>
    </w:sdtContent>
  </w:sdt>
  <w:p w:rsidR="00E35250" w:rsidRDefault="00E35250">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1971031"/>
      <w:docPartObj>
        <w:docPartGallery w:val="Page Numbers (Top of Page)"/>
        <w:docPartUnique/>
      </w:docPartObj>
    </w:sdtPr>
    <w:sdtContent>
      <w:p w:rsidR="00645572" w:rsidRDefault="00645572">
        <w:pPr>
          <w:pStyle w:val="Kopfzeile"/>
          <w:jc w:val="right"/>
        </w:pPr>
        <w:r>
          <w:fldChar w:fldCharType="begin"/>
        </w:r>
        <w:r>
          <w:instrText>PAGE   \* MERGEFORMAT</w:instrText>
        </w:r>
        <w:r>
          <w:fldChar w:fldCharType="separate"/>
        </w:r>
        <w:r w:rsidR="00CE52FA">
          <w:rPr>
            <w:noProof/>
          </w:rPr>
          <w:t>17</w:t>
        </w:r>
        <w:r>
          <w:fldChar w:fldCharType="end"/>
        </w:r>
      </w:p>
    </w:sdtContent>
  </w:sdt>
  <w:p w:rsidR="00645572" w:rsidRDefault="00645572">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DB50EA"/>
    <w:multiLevelType w:val="multilevel"/>
    <w:tmpl w:val="BC1CFADC"/>
    <w:lvl w:ilvl="0">
      <w:start w:val="1"/>
      <w:numFmt w:val="decimal"/>
      <w:lvlText w:val="%1."/>
      <w:lvlJc w:val="left"/>
      <w:pPr>
        <w:ind w:left="720" w:hanging="360"/>
      </w:pPr>
      <w:rPr>
        <w:sz w:val="32"/>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
    <w:nsid w:val="3C5F53BC"/>
    <w:multiLevelType w:val="multilevel"/>
    <w:tmpl w:val="BC1CFADC"/>
    <w:lvl w:ilvl="0">
      <w:start w:val="1"/>
      <w:numFmt w:val="decimal"/>
      <w:lvlText w:val="%1."/>
      <w:lvlJc w:val="left"/>
      <w:pPr>
        <w:ind w:left="720" w:hanging="360"/>
      </w:pPr>
      <w:rPr>
        <w:sz w:val="32"/>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
    <w:nsid w:val="4A567E10"/>
    <w:multiLevelType w:val="multilevel"/>
    <w:tmpl w:val="14D0B9E4"/>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3">
    <w:nsid w:val="75185F8E"/>
    <w:multiLevelType w:val="multilevel"/>
    <w:tmpl w:val="3AC4F63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579"/>
    <w:rsid w:val="00041B0A"/>
    <w:rsid w:val="000E0894"/>
    <w:rsid w:val="00162C7D"/>
    <w:rsid w:val="0017192B"/>
    <w:rsid w:val="001B29FA"/>
    <w:rsid w:val="001F09D2"/>
    <w:rsid w:val="00241489"/>
    <w:rsid w:val="00246C7B"/>
    <w:rsid w:val="00266578"/>
    <w:rsid w:val="002D1988"/>
    <w:rsid w:val="0042590F"/>
    <w:rsid w:val="00472A81"/>
    <w:rsid w:val="004743EF"/>
    <w:rsid w:val="004A6F27"/>
    <w:rsid w:val="004B5B21"/>
    <w:rsid w:val="004B7183"/>
    <w:rsid w:val="005045EF"/>
    <w:rsid w:val="00517C5E"/>
    <w:rsid w:val="005311FC"/>
    <w:rsid w:val="00536779"/>
    <w:rsid w:val="005D2AB3"/>
    <w:rsid w:val="00605E24"/>
    <w:rsid w:val="00645572"/>
    <w:rsid w:val="00656211"/>
    <w:rsid w:val="007D2290"/>
    <w:rsid w:val="007E05BA"/>
    <w:rsid w:val="008C5D29"/>
    <w:rsid w:val="00943DF1"/>
    <w:rsid w:val="009D639B"/>
    <w:rsid w:val="009F0722"/>
    <w:rsid w:val="00A27C60"/>
    <w:rsid w:val="00A4619B"/>
    <w:rsid w:val="00A767C8"/>
    <w:rsid w:val="00AA7835"/>
    <w:rsid w:val="00AC57D0"/>
    <w:rsid w:val="00AE1E78"/>
    <w:rsid w:val="00AE794F"/>
    <w:rsid w:val="00AF0F23"/>
    <w:rsid w:val="00B83C7D"/>
    <w:rsid w:val="00C05229"/>
    <w:rsid w:val="00C13071"/>
    <w:rsid w:val="00CE2E0B"/>
    <w:rsid w:val="00CE52FA"/>
    <w:rsid w:val="00D03AC6"/>
    <w:rsid w:val="00D26579"/>
    <w:rsid w:val="00D4458D"/>
    <w:rsid w:val="00D91F2F"/>
    <w:rsid w:val="00D96E0F"/>
    <w:rsid w:val="00DA2254"/>
    <w:rsid w:val="00DE2B6A"/>
    <w:rsid w:val="00E05020"/>
    <w:rsid w:val="00E35250"/>
    <w:rsid w:val="00E5394A"/>
    <w:rsid w:val="00E84C0F"/>
    <w:rsid w:val="00EC330A"/>
    <w:rsid w:val="00EF4749"/>
    <w:rsid w:val="00F22561"/>
    <w:rsid w:val="00F40984"/>
    <w:rsid w:val="00F518AE"/>
    <w:rsid w:val="00F92C22"/>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D28C10-17A3-486E-BB17-4AF302563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705CB"/>
    <w:pPr>
      <w:spacing w:after="160" w:line="259" w:lineRule="auto"/>
    </w:pPr>
    <w:rPr>
      <w:color w:val="00000A"/>
      <w:sz w:val="22"/>
    </w:rPr>
  </w:style>
  <w:style w:type="paragraph" w:styleId="berschrift1">
    <w:name w:val="heading 1"/>
    <w:basedOn w:val="Standard"/>
    <w:next w:val="Standard"/>
    <w:uiPriority w:val="9"/>
    <w:qFormat/>
    <w:rsid w:val="00C10EA2"/>
    <w:pPr>
      <w:keepNext/>
      <w:keepLines/>
      <w:spacing w:before="240" w:after="0"/>
      <w:outlineLvl w:val="0"/>
    </w:pPr>
    <w:rPr>
      <w:rFonts w:eastAsiaTheme="majorEastAsia" w:cstheme="majorBidi"/>
      <w:b/>
      <w:sz w:val="32"/>
      <w:szCs w:val="32"/>
    </w:rPr>
  </w:style>
  <w:style w:type="paragraph" w:styleId="berschrift2">
    <w:name w:val="heading 2"/>
    <w:basedOn w:val="Standard"/>
    <w:next w:val="Standard"/>
    <w:uiPriority w:val="9"/>
    <w:unhideWhenUsed/>
    <w:qFormat/>
    <w:rsid w:val="001644B6"/>
    <w:pPr>
      <w:keepNext/>
      <w:keepLines/>
      <w:spacing w:before="40" w:after="0"/>
      <w:outlineLvl w:val="1"/>
    </w:pPr>
    <w:rPr>
      <w:rFonts w:eastAsiaTheme="majorEastAsia" w:cstheme="majorBidi"/>
      <w:sz w:val="28"/>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uiPriority w:val="9"/>
    <w:qFormat/>
    <w:rsid w:val="00C10EA2"/>
    <w:rPr>
      <w:rFonts w:ascii="Arial" w:eastAsiaTheme="majorEastAsia" w:hAnsi="Arial" w:cstheme="majorBidi"/>
      <w:b/>
      <w:sz w:val="32"/>
      <w:szCs w:val="32"/>
    </w:rPr>
  </w:style>
  <w:style w:type="character" w:customStyle="1" w:styleId="berschrift2Zchn">
    <w:name w:val="Überschrift 2 Zchn"/>
    <w:basedOn w:val="Absatz-Standardschriftart"/>
    <w:uiPriority w:val="9"/>
    <w:qFormat/>
    <w:rsid w:val="001644B6"/>
    <w:rPr>
      <w:rFonts w:ascii="Arial" w:eastAsiaTheme="majorEastAsia" w:hAnsi="Arial" w:cstheme="majorBidi"/>
      <w:sz w:val="28"/>
      <w:szCs w:val="26"/>
    </w:rPr>
  </w:style>
  <w:style w:type="character" w:customStyle="1" w:styleId="KopfzeileZchn">
    <w:name w:val="Kopfzeile Zchn"/>
    <w:basedOn w:val="Absatz-Standardschriftart"/>
    <w:link w:val="Kopfzeile"/>
    <w:uiPriority w:val="99"/>
    <w:qFormat/>
    <w:rsid w:val="00E57CA8"/>
    <w:rPr>
      <w:rFonts w:ascii="Arial" w:hAnsi="Arial"/>
    </w:rPr>
  </w:style>
  <w:style w:type="character" w:customStyle="1" w:styleId="FuzeileZchn">
    <w:name w:val="Fußzeile Zchn"/>
    <w:basedOn w:val="Absatz-Standardschriftart"/>
    <w:link w:val="Fuzeile"/>
    <w:uiPriority w:val="99"/>
    <w:qFormat/>
    <w:rsid w:val="00E57CA8"/>
    <w:rPr>
      <w:rFonts w:ascii="Arial" w:hAnsi="Arial"/>
    </w:rPr>
  </w:style>
  <w:style w:type="character" w:customStyle="1" w:styleId="Internetlink">
    <w:name w:val="Internetlink"/>
    <w:basedOn w:val="Absatz-Standardschriftart"/>
    <w:uiPriority w:val="99"/>
    <w:unhideWhenUsed/>
    <w:rsid w:val="00275BBF"/>
    <w:rPr>
      <w:color w:val="0563C1" w:themeColor="hyperlink"/>
      <w:u w:val="single"/>
    </w:rPr>
  </w:style>
  <w:style w:type="character" w:customStyle="1" w:styleId="FunotentextZchn">
    <w:name w:val="Fußnotentext Zchn"/>
    <w:basedOn w:val="Absatz-Standardschriftart"/>
    <w:link w:val="Funotentext"/>
    <w:uiPriority w:val="99"/>
    <w:semiHidden/>
    <w:qFormat/>
    <w:rsid w:val="00CB4B2F"/>
    <w:rPr>
      <w:rFonts w:ascii="Arial" w:hAnsi="Arial"/>
      <w:sz w:val="20"/>
      <w:szCs w:val="20"/>
    </w:rPr>
  </w:style>
  <w:style w:type="character" w:styleId="Funotenzeichen">
    <w:name w:val="footnote reference"/>
    <w:qFormat/>
  </w:style>
  <w:style w:type="character" w:customStyle="1" w:styleId="SprechblasentextZchn">
    <w:name w:val="Sprechblasentext Zchn"/>
    <w:basedOn w:val="Absatz-Standardschriftart"/>
    <w:link w:val="Sprechblasentext"/>
    <w:uiPriority w:val="99"/>
    <w:semiHidden/>
    <w:qFormat/>
    <w:rsid w:val="008247B3"/>
    <w:rPr>
      <w:rFonts w:ascii="Segoe UI" w:hAnsi="Segoe UI" w:cs="Segoe UI"/>
      <w:sz w:val="18"/>
      <w:szCs w:val="18"/>
    </w:rPr>
  </w:style>
  <w:style w:type="character" w:customStyle="1" w:styleId="ListLabel1">
    <w:name w:val="ListLabel 1"/>
    <w:qFormat/>
    <w:rPr>
      <w:sz w:val="32"/>
    </w:rPr>
  </w:style>
  <w:style w:type="character" w:customStyle="1" w:styleId="ListLabel2">
    <w:name w:val="ListLabel 2"/>
    <w:qFormat/>
    <w:rPr>
      <w:sz w:val="32"/>
    </w:rPr>
  </w:style>
  <w:style w:type="character" w:customStyle="1" w:styleId="ListLabel3">
    <w:name w:val="ListLabel 3"/>
    <w:qFormat/>
  </w:style>
  <w:style w:type="character" w:customStyle="1" w:styleId="ListLabel4">
    <w:name w:val="ListLabel 4"/>
    <w:qFormat/>
  </w:style>
  <w:style w:type="character" w:customStyle="1" w:styleId="ListLabel5">
    <w:name w:val="ListLabel 5"/>
    <w:qFormat/>
  </w:style>
  <w:style w:type="character" w:customStyle="1" w:styleId="ListLabel6">
    <w:name w:val="ListLabel 6"/>
    <w:qFormat/>
  </w:style>
  <w:style w:type="character" w:customStyle="1" w:styleId="ListLabel7">
    <w:name w:val="ListLabel 7"/>
    <w:qFormat/>
  </w:style>
  <w:style w:type="character" w:customStyle="1" w:styleId="ListLabel8">
    <w:name w:val="ListLabel 8"/>
    <w:qFormat/>
  </w:style>
  <w:style w:type="character" w:customStyle="1" w:styleId="ListLabel9">
    <w:name w:val="ListLabel 9"/>
    <w:qFormat/>
  </w:style>
  <w:style w:type="character" w:customStyle="1" w:styleId="ListLabel10">
    <w:name w:val="ListLabel 10"/>
    <w:qFormat/>
  </w:style>
  <w:style w:type="character" w:customStyle="1" w:styleId="ListLabel11">
    <w:name w:val="ListLabel 11"/>
    <w:qFormat/>
  </w:style>
  <w:style w:type="character" w:customStyle="1" w:styleId="ListLabel12">
    <w:name w:val="ListLabel 12"/>
    <w:qFormat/>
  </w:style>
  <w:style w:type="character" w:customStyle="1" w:styleId="ListLabel13">
    <w:name w:val="ListLabel 13"/>
    <w:qFormat/>
  </w:style>
  <w:style w:type="character" w:customStyle="1" w:styleId="ListLabel14">
    <w:name w:val="ListLabel 14"/>
    <w:qFormat/>
  </w:style>
  <w:style w:type="character" w:customStyle="1" w:styleId="ListLabel15">
    <w:name w:val="ListLabel 15"/>
    <w:qFormat/>
  </w:style>
  <w:style w:type="character" w:customStyle="1" w:styleId="ListLabel16">
    <w:name w:val="ListLabel 16"/>
    <w:qFormat/>
  </w:style>
  <w:style w:type="character" w:customStyle="1" w:styleId="ListLabel17">
    <w:name w:val="ListLabel 17"/>
    <w:qFormat/>
  </w:style>
  <w:style w:type="character" w:customStyle="1" w:styleId="ListLabel18">
    <w:name w:val="ListLabel 18"/>
    <w:qFormat/>
  </w:style>
  <w:style w:type="character" w:customStyle="1" w:styleId="ListLabel19">
    <w:name w:val="ListLabel 19"/>
    <w:qFormat/>
  </w:style>
  <w:style w:type="character" w:customStyle="1" w:styleId="ListLabel20">
    <w:name w:val="ListLabel 20"/>
    <w:qFormat/>
  </w:style>
  <w:style w:type="character" w:customStyle="1" w:styleId="ListLabel21">
    <w:name w:val="ListLabel 21"/>
    <w:qFormat/>
  </w:style>
  <w:style w:type="character" w:customStyle="1" w:styleId="ListLabel22">
    <w:name w:val="ListLabel 22"/>
    <w:qFormat/>
  </w:style>
  <w:style w:type="character" w:customStyle="1" w:styleId="ListLabel23">
    <w:name w:val="ListLabel 23"/>
    <w:qFormat/>
  </w:style>
  <w:style w:type="character" w:customStyle="1" w:styleId="ListLabel24">
    <w:name w:val="ListLabel 24"/>
    <w:qFormat/>
  </w:style>
  <w:style w:type="character" w:customStyle="1" w:styleId="ListLabel25">
    <w:name w:val="ListLabel 25"/>
    <w:qFormat/>
  </w:style>
  <w:style w:type="character" w:customStyle="1" w:styleId="ListLabel26">
    <w:name w:val="ListLabel 26"/>
    <w:qFormat/>
  </w:style>
  <w:style w:type="character" w:customStyle="1" w:styleId="ListLabel27">
    <w:name w:val="ListLabel 27"/>
    <w:qFormat/>
  </w:style>
  <w:style w:type="character" w:customStyle="1" w:styleId="ListLabel28">
    <w:name w:val="ListLabel 28"/>
    <w:qFormat/>
  </w:style>
  <w:style w:type="character" w:customStyle="1" w:styleId="ListLabel29">
    <w:name w:val="ListLabel 29"/>
    <w:qFormat/>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eastAsia="Calibri" w:cs="Arial"/>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eastAsia="Calibri" w:cs="Arial"/>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sz w:val="32"/>
    </w:rPr>
  </w:style>
  <w:style w:type="character" w:customStyle="1" w:styleId="Verzeichnissprung">
    <w:name w:val="Verzeichnissprung"/>
    <w:qFormat/>
  </w:style>
  <w:style w:type="character" w:customStyle="1" w:styleId="Nummerierungszeichen">
    <w:name w:val="Nummerierungszeichen"/>
    <w:qFormat/>
  </w:style>
  <w:style w:type="character" w:customStyle="1" w:styleId="ListLabel42">
    <w:name w:val="ListLabel 42"/>
    <w:qFormat/>
    <w:rPr>
      <w:sz w:val="32"/>
    </w:rPr>
  </w:style>
  <w:style w:type="character" w:customStyle="1" w:styleId="Starkbetont">
    <w:name w:val="Stark betont"/>
    <w:qFormat/>
    <w:rPr>
      <w:b/>
      <w:bCs/>
    </w:rPr>
  </w:style>
  <w:style w:type="character" w:customStyle="1" w:styleId="Funotenanker">
    <w:name w:val="Fußnotenanker"/>
    <w:rPr>
      <w:vertAlign w:val="superscript"/>
    </w:rPr>
  </w:style>
  <w:style w:type="character" w:customStyle="1" w:styleId="ListLabel43">
    <w:name w:val="ListLabel 43"/>
    <w:qFormat/>
    <w:rPr>
      <w:sz w:val="32"/>
    </w:rPr>
  </w:style>
  <w:style w:type="character" w:customStyle="1" w:styleId="ListLabel44">
    <w:name w:val="ListLabel 44"/>
    <w:qFormat/>
    <w:rPr>
      <w:sz w:val="32"/>
    </w:rPr>
  </w:style>
  <w:style w:type="character" w:customStyle="1" w:styleId="ListLabel45">
    <w:name w:val="ListLabel 45"/>
    <w:qFormat/>
    <w:rPr>
      <w:sz w:val="32"/>
    </w:rPr>
  </w:style>
  <w:style w:type="character" w:customStyle="1" w:styleId="ListLabel46">
    <w:name w:val="ListLabel 46"/>
    <w:qFormat/>
    <w:rPr>
      <w:sz w:val="32"/>
    </w:rPr>
  </w:style>
  <w:style w:type="character" w:customStyle="1" w:styleId="ListLabel47">
    <w:name w:val="ListLabel 47"/>
    <w:qFormat/>
    <w:rPr>
      <w:sz w:val="32"/>
    </w:rPr>
  </w:style>
  <w:style w:type="character" w:customStyle="1" w:styleId="ListLabel48">
    <w:name w:val="ListLabel 48"/>
    <w:qFormat/>
    <w:rPr>
      <w:sz w:val="32"/>
    </w:rPr>
  </w:style>
  <w:style w:type="paragraph" w:customStyle="1" w:styleId="berschrift">
    <w:name w:val="Überschrift"/>
    <w:basedOn w:val="Standard"/>
    <w:next w:val="Textkrper"/>
    <w:qFormat/>
    <w:pPr>
      <w:keepNext/>
      <w:spacing w:before="240" w:after="120"/>
    </w:pPr>
    <w:rPr>
      <w:rFonts w:ascii="Liberation Sans" w:eastAsia="Microsoft YaHei" w:hAnsi="Liberation Sans" w:cs="Lucida Sans"/>
      <w:sz w:val="28"/>
      <w:szCs w:val="28"/>
    </w:rPr>
  </w:style>
  <w:style w:type="paragraph" w:styleId="Textkrper">
    <w:name w:val="Body Text"/>
    <w:basedOn w:val="Standard"/>
    <w:pPr>
      <w:spacing w:after="140" w:line="288" w:lineRule="auto"/>
    </w:pPr>
  </w:style>
  <w:style w:type="paragraph" w:styleId="Liste">
    <w:name w:val="List"/>
    <w:basedOn w:val="Textkrper"/>
    <w:rPr>
      <w:rFonts w:cs="Lucida Sans"/>
    </w:rPr>
  </w:style>
  <w:style w:type="paragraph" w:styleId="Beschriftung">
    <w:name w:val="caption"/>
    <w:basedOn w:val="Standard"/>
    <w:next w:val="Standard"/>
    <w:uiPriority w:val="35"/>
    <w:unhideWhenUsed/>
    <w:qFormat/>
    <w:rsid w:val="00EF4C8A"/>
    <w:pPr>
      <w:spacing w:after="200" w:line="240" w:lineRule="auto"/>
    </w:pPr>
    <w:rPr>
      <w:i/>
      <w:iCs/>
      <w:color w:val="44546A" w:themeColor="text2"/>
      <w:sz w:val="18"/>
      <w:szCs w:val="18"/>
    </w:rPr>
  </w:style>
  <w:style w:type="paragraph" w:customStyle="1" w:styleId="Verzeichnis">
    <w:name w:val="Verzeichnis"/>
    <w:basedOn w:val="Standard"/>
    <w:qFormat/>
    <w:pPr>
      <w:suppressLineNumbers/>
    </w:pPr>
    <w:rPr>
      <w:rFonts w:cs="Lucida Sans"/>
    </w:rPr>
  </w:style>
  <w:style w:type="paragraph" w:styleId="Listenabsatz">
    <w:name w:val="List Paragraph"/>
    <w:basedOn w:val="Standard"/>
    <w:uiPriority w:val="34"/>
    <w:qFormat/>
    <w:rsid w:val="00281317"/>
    <w:pPr>
      <w:ind w:left="720"/>
      <w:contextualSpacing/>
    </w:pPr>
  </w:style>
  <w:style w:type="paragraph" w:styleId="Kopfzeile">
    <w:name w:val="header"/>
    <w:basedOn w:val="Standard"/>
    <w:link w:val="KopfzeileZchn"/>
    <w:uiPriority w:val="99"/>
    <w:unhideWhenUsed/>
    <w:rsid w:val="00E57CA8"/>
    <w:pPr>
      <w:tabs>
        <w:tab w:val="center" w:pos="4677"/>
        <w:tab w:val="right" w:pos="9355"/>
      </w:tabs>
      <w:spacing w:after="0" w:line="240" w:lineRule="auto"/>
    </w:pPr>
  </w:style>
  <w:style w:type="paragraph" w:styleId="Fuzeile">
    <w:name w:val="footer"/>
    <w:basedOn w:val="Standard"/>
    <w:link w:val="FuzeileZchn"/>
    <w:uiPriority w:val="99"/>
    <w:unhideWhenUsed/>
    <w:rsid w:val="00E57CA8"/>
    <w:pPr>
      <w:tabs>
        <w:tab w:val="center" w:pos="4677"/>
        <w:tab w:val="right" w:pos="9355"/>
      </w:tabs>
      <w:spacing w:after="0" w:line="240" w:lineRule="auto"/>
    </w:pPr>
  </w:style>
  <w:style w:type="paragraph" w:styleId="Inhaltsverzeichnisberschrift">
    <w:name w:val="TOC Heading"/>
    <w:basedOn w:val="berschrift1"/>
    <w:next w:val="Standard"/>
    <w:uiPriority w:val="39"/>
    <w:unhideWhenUsed/>
    <w:qFormat/>
    <w:rsid w:val="00F323B1"/>
    <w:rPr>
      <w:color w:val="2E74B5" w:themeColor="accent1" w:themeShade="BF"/>
      <w:lang w:eastAsia="de-DE"/>
    </w:rPr>
  </w:style>
  <w:style w:type="paragraph" w:styleId="Verzeichnis1">
    <w:name w:val="toc 1"/>
    <w:basedOn w:val="Standard"/>
    <w:next w:val="Standard"/>
    <w:autoRedefine/>
    <w:uiPriority w:val="39"/>
    <w:unhideWhenUsed/>
    <w:rsid w:val="00F323B1"/>
    <w:pPr>
      <w:spacing w:after="100"/>
    </w:pPr>
  </w:style>
  <w:style w:type="paragraph" w:styleId="Verzeichnis2">
    <w:name w:val="toc 2"/>
    <w:basedOn w:val="Standard"/>
    <w:next w:val="Standard"/>
    <w:autoRedefine/>
    <w:uiPriority w:val="39"/>
    <w:unhideWhenUsed/>
    <w:rsid w:val="00F1283D"/>
    <w:pPr>
      <w:spacing w:after="100"/>
      <w:ind w:left="220"/>
    </w:pPr>
  </w:style>
  <w:style w:type="paragraph" w:styleId="Funotentext">
    <w:name w:val="footnote text"/>
    <w:basedOn w:val="Standard"/>
  </w:style>
  <w:style w:type="paragraph" w:styleId="KeinLeerraum">
    <w:name w:val="No Spacing"/>
    <w:uiPriority w:val="1"/>
    <w:qFormat/>
    <w:rsid w:val="00613737"/>
    <w:rPr>
      <w:rFonts w:ascii="Arial" w:hAnsi="Arial"/>
      <w:color w:val="00000A"/>
      <w:sz w:val="22"/>
    </w:rPr>
  </w:style>
  <w:style w:type="paragraph" w:styleId="Abbildungsverzeichnis">
    <w:name w:val="table of figures"/>
    <w:basedOn w:val="Standard"/>
    <w:next w:val="Standard"/>
    <w:uiPriority w:val="99"/>
    <w:unhideWhenUsed/>
    <w:qFormat/>
    <w:rsid w:val="002F548D"/>
    <w:pPr>
      <w:spacing w:after="0"/>
    </w:pPr>
  </w:style>
  <w:style w:type="paragraph" w:customStyle="1" w:styleId="TabellenInhalt">
    <w:name w:val="Tabellen Inhalt"/>
    <w:basedOn w:val="Standard"/>
    <w:qFormat/>
    <w:rsid w:val="00293AD6"/>
    <w:pPr>
      <w:suppressLineNumbers/>
      <w:spacing w:after="0" w:line="240" w:lineRule="auto"/>
    </w:pPr>
    <w:rPr>
      <w:rFonts w:ascii="Liberation Serif" w:eastAsia="SimSun" w:hAnsi="Liberation Serif" w:cs="Lucida Sans"/>
      <w:sz w:val="24"/>
      <w:szCs w:val="24"/>
      <w:lang w:eastAsia="zh-CN" w:bidi="hi-IN"/>
    </w:rPr>
  </w:style>
  <w:style w:type="paragraph" w:customStyle="1" w:styleId="Tabellenberschrift">
    <w:name w:val="Tabellen Überschrift"/>
    <w:basedOn w:val="TabellenInhalt"/>
    <w:qFormat/>
    <w:rsid w:val="00293AD6"/>
    <w:pPr>
      <w:jc w:val="center"/>
    </w:pPr>
    <w:rPr>
      <w:b/>
      <w:bCs/>
    </w:rPr>
  </w:style>
  <w:style w:type="paragraph" w:styleId="Sprechblasentext">
    <w:name w:val="Balloon Text"/>
    <w:basedOn w:val="Standard"/>
    <w:link w:val="SprechblasentextZchn"/>
    <w:uiPriority w:val="99"/>
    <w:semiHidden/>
    <w:unhideWhenUsed/>
    <w:qFormat/>
    <w:rsid w:val="008247B3"/>
    <w:pPr>
      <w:spacing w:after="0" w:line="240" w:lineRule="auto"/>
    </w:pPr>
    <w:rPr>
      <w:rFonts w:ascii="Segoe UI" w:hAnsi="Segoe UI" w:cs="Segoe UI"/>
      <w:sz w:val="18"/>
      <w:szCs w:val="18"/>
    </w:rPr>
  </w:style>
  <w:style w:type="character" w:styleId="Hyperlink">
    <w:name w:val="Hyperlink"/>
    <w:basedOn w:val="Absatz-Standardschriftart"/>
    <w:uiPriority w:val="99"/>
    <w:unhideWhenUsed/>
    <w:rsid w:val="00517C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www.appirmgard.de/" TargetMode="Externa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hyperlink" Target="http://www.alphabetisierung.de/infos/analphabetismu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jpeg"/><Relationship Id="rId29" Type="http://schemas.openxmlformats.org/officeDocument/2006/relationships/hyperlink" Target="https://www.welt.de/wirtschaft/webwelt/article152327016/Das-ist-das-guenstigste-Smartphone-der-Wel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hypersoil.uni-muenster.de/0/05/17.htm"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hyperlink" Target="https://www.welt.de/wirtschaft/webwelt/article152327016/Das-ist-das-guenstigste-Smartphone-der-Welt.html" TargetMode="External"/><Relationship Id="rId36" Type="http://schemas.openxmlformats.org/officeDocument/2006/relationships/hyperlink" Target="http://www.huffingtonpost.de/jean-claude-bastos-de-morais/auf-dem-weg-zur-hightech-revolution-in-der-afrikanischen-landwirtschaft_b_5757040.html" TargetMode="External"/><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hyperlink" Target="https://de.statista.com/statistik/daten/studie/184332/umfrage/marktanteil-der-mobilen-betriebssysteme-in-deutschland-seit-200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e.statista.com/statistik/daten/studie/184332/umfrage/marktanteil-der-mobilen-betriebssysteme-in-deutschland-seit-2009/" TargetMode="External"/><Relationship Id="rId35" Type="http://schemas.openxmlformats.org/officeDocument/2006/relationships/hyperlink" Target="http://www.icow.co.k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E50DC-F136-4632-8E2C-2CD050543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6598</Words>
  <Characters>41568</Characters>
  <Application>Microsoft Office Word</Application>
  <DocSecurity>0</DocSecurity>
  <Lines>346</Lines>
  <Paragraphs>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Pastuh</dc:creator>
  <dc:description/>
  <cp:lastModifiedBy>Pastuh</cp:lastModifiedBy>
  <cp:revision>338</cp:revision>
  <dcterms:created xsi:type="dcterms:W3CDTF">2017-04-18T14:13:00Z</dcterms:created>
  <dcterms:modified xsi:type="dcterms:W3CDTF">2017-05-15T13:48:00Z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